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F35FF5" w14:textId="77777777" w:rsidR="001F7D87" w:rsidRDefault="001F7D87" w:rsidP="001F7D87">
      <w:pPr>
        <w:pStyle w:val="Title"/>
      </w:pPr>
      <w:r>
        <w:t>Algorithm Theoretical Basis Document: NISAR L3 Ice Sheet and Glacier Products</w:t>
      </w:r>
    </w:p>
    <w:p w14:paraId="4BB4FCB1" w14:textId="77777777" w:rsidR="001F7D87" w:rsidRDefault="001F7D87" w:rsidP="001F7D87">
      <w:pPr>
        <w:pStyle w:val="Subtitle"/>
      </w:pPr>
      <w:r>
        <w:t>Revision 0</w:t>
      </w:r>
    </w:p>
    <w:p w14:paraId="794EDF19" w14:textId="77777777" w:rsidR="001F7D87" w:rsidRDefault="001F7D87" w:rsidP="001F7D87">
      <w:pPr>
        <w:pStyle w:val="Subtitle"/>
      </w:pPr>
      <w:r>
        <w:fldChar w:fldCharType="begin"/>
      </w:r>
      <w:r>
        <w:instrText xml:space="preserve"> DATE \@ "MMMM d, yyyy" </w:instrText>
      </w:r>
      <w:r>
        <w:fldChar w:fldCharType="separate"/>
      </w:r>
      <w:r w:rsidR="008401A4">
        <w:rPr>
          <w:noProof/>
        </w:rPr>
        <w:t>June 24, 2020</w:t>
      </w:r>
      <w:r>
        <w:fldChar w:fldCharType="end"/>
      </w:r>
    </w:p>
    <w:p w14:paraId="61D1C940" w14:textId="77777777" w:rsidR="001F7D87" w:rsidRDefault="001F7D87" w:rsidP="001F7D87"/>
    <w:p w14:paraId="4822902A" w14:textId="77777777" w:rsidR="001F7D87" w:rsidRDefault="001F7D87" w:rsidP="001F7D87">
      <w:r>
        <w:t xml:space="preserve">Ian Joughin, Eric </w:t>
      </w:r>
      <w:proofErr w:type="spellStart"/>
      <w:r>
        <w:t>Rignot</w:t>
      </w:r>
      <w:proofErr w:type="spellEnd"/>
      <w:r>
        <w:t xml:space="preserve">, Rick Forster, </w:t>
      </w:r>
      <w:ins w:id="0" w:author="ian joughin" w:date="2020-06-24T10:54:00Z">
        <w:r w:rsidR="008401A4">
          <w:t xml:space="preserve">Alex Gardner, </w:t>
        </w:r>
      </w:ins>
      <w:r>
        <w:t xml:space="preserve">and Bernd </w:t>
      </w:r>
      <w:proofErr w:type="spellStart"/>
      <w:r>
        <w:t>Scheuchl</w:t>
      </w:r>
      <w:proofErr w:type="spellEnd"/>
    </w:p>
    <w:p w14:paraId="71017505" w14:textId="77777777" w:rsidR="001F7D87" w:rsidRDefault="001F7D87" w:rsidP="001F7D87"/>
    <w:p w14:paraId="5FF331E2" w14:textId="77777777" w:rsidR="001F7D87" w:rsidRDefault="001F7D87" w:rsidP="001F7D87"/>
    <w:p w14:paraId="0FCD88B1" w14:textId="77777777" w:rsidR="001F7D87" w:rsidRDefault="001F7D87" w:rsidP="001F7D87"/>
    <w:p w14:paraId="5B019CC1" w14:textId="77777777" w:rsidR="001F7D87" w:rsidRDefault="001F7D87" w:rsidP="001F7D87"/>
    <w:p w14:paraId="67E789A1" w14:textId="77777777" w:rsidR="001F7D87" w:rsidRDefault="001F7D87" w:rsidP="001F7D87"/>
    <w:p w14:paraId="3897C672" w14:textId="77777777" w:rsidR="001F7D87" w:rsidRDefault="001F7D87" w:rsidP="001F7D87"/>
    <w:p w14:paraId="31A4DEE7" w14:textId="77777777" w:rsidR="001F7D87" w:rsidRDefault="001F7D87" w:rsidP="001F7D87"/>
    <w:p w14:paraId="1D081571" w14:textId="77777777" w:rsidR="001F7D87" w:rsidRDefault="001F7D87" w:rsidP="001F7D87"/>
    <w:p w14:paraId="5A2B5B81" w14:textId="77777777" w:rsidR="001F7D87" w:rsidRDefault="001F7D87" w:rsidP="001F7D87"/>
    <w:p w14:paraId="4C623A55" w14:textId="77777777" w:rsidR="001F7D87" w:rsidRDefault="001F7D87" w:rsidP="001F7D87"/>
    <w:p w14:paraId="6F6499E1" w14:textId="77777777" w:rsidR="001F7D87" w:rsidRDefault="001F7D87" w:rsidP="001F7D87"/>
    <w:p w14:paraId="01704620" w14:textId="77777777" w:rsidR="001F7D87" w:rsidRDefault="001F7D87" w:rsidP="001F7D87"/>
    <w:p w14:paraId="4B3EF6FE" w14:textId="77777777" w:rsidR="001F7D87" w:rsidRDefault="001F7D87" w:rsidP="001F7D87"/>
    <w:p w14:paraId="49963F0C" w14:textId="77777777" w:rsidR="001F7D87" w:rsidRDefault="001F7D87" w:rsidP="001F7D87"/>
    <w:p w14:paraId="23FD8D52" w14:textId="77777777" w:rsidR="001F7D87" w:rsidRDefault="001F7D87" w:rsidP="001F7D87"/>
    <w:p w14:paraId="51235416" w14:textId="77777777" w:rsidR="001F7D87" w:rsidRDefault="001F7D87" w:rsidP="001F7D87"/>
    <w:p w14:paraId="535DACE7" w14:textId="77777777" w:rsidR="001F7D87" w:rsidRDefault="001F7D87" w:rsidP="001F7D87"/>
    <w:p w14:paraId="4BBEFCBF" w14:textId="77777777" w:rsidR="001F7D87" w:rsidRDefault="001F7D87" w:rsidP="001F7D87"/>
    <w:p w14:paraId="78F31BA0" w14:textId="77777777" w:rsidR="001F7D87" w:rsidRDefault="001F7D87" w:rsidP="001F7D87"/>
    <w:p w14:paraId="2177CD13" w14:textId="77777777" w:rsidR="001F7D87" w:rsidRDefault="001F7D87" w:rsidP="001F7D87"/>
    <w:p w14:paraId="0C0326CD" w14:textId="77777777" w:rsidR="001F7D87" w:rsidRDefault="001F7D87" w:rsidP="001F7D87"/>
    <w:p w14:paraId="6FF4323A" w14:textId="77777777" w:rsidR="001F7D87" w:rsidRDefault="001F7D87" w:rsidP="001F7D87"/>
    <w:p w14:paraId="0637DE46" w14:textId="77777777" w:rsidR="001F7D87" w:rsidRDefault="001F7D87" w:rsidP="001F7D87"/>
    <w:p w14:paraId="2856D901" w14:textId="77777777" w:rsidR="001F7D87" w:rsidRDefault="001F7D87" w:rsidP="001F7D87"/>
    <w:p w14:paraId="26CFD055" w14:textId="77777777" w:rsidR="001F7D87" w:rsidRDefault="001F7D87" w:rsidP="001F7D87"/>
    <w:p w14:paraId="0D7825F9" w14:textId="77777777" w:rsidR="001F7D87" w:rsidRDefault="001F7D87" w:rsidP="001F7D87"/>
    <w:p w14:paraId="555573CF" w14:textId="77777777" w:rsidR="001F7D87" w:rsidRDefault="001F7D87" w:rsidP="001F7D87"/>
    <w:p w14:paraId="4A48A870" w14:textId="77777777" w:rsidR="001F7D87" w:rsidRDefault="001F7D87" w:rsidP="001F7D87"/>
    <w:p w14:paraId="60729B2A" w14:textId="77777777" w:rsidR="001F7D87" w:rsidRDefault="001F7D87" w:rsidP="001F7D87"/>
    <w:p w14:paraId="27B7893A" w14:textId="77777777" w:rsidR="001F7D87" w:rsidRDefault="001F7D87" w:rsidP="001F7D87"/>
    <w:p w14:paraId="47185049" w14:textId="77777777" w:rsidR="001F7D87" w:rsidRDefault="001F7D87" w:rsidP="001F7D87"/>
    <w:p w14:paraId="0ACCCEAC" w14:textId="77777777" w:rsidR="001F7D87" w:rsidRPr="00771938" w:rsidRDefault="001F7D87" w:rsidP="001F7D87">
      <w:r>
        <w:t>© All rights reserved</w:t>
      </w:r>
      <w:r>
        <w:br w:type="page"/>
      </w:r>
      <w:r>
        <w:rPr>
          <w:rFonts w:ascii="Times New Roman" w:hAnsi="Times New Roman" w:cs="Times New Roman"/>
          <w:sz w:val="22"/>
          <w:szCs w:val="22"/>
        </w:rPr>
        <w:lastRenderedPageBreak/>
        <w:t>The NISAR Algorithm Theoretical Basis Documents (ATBDs) provide the physical and mathematical descriptions of algorithms used in the generation of NISAR science data products. The ATBDs include descriptions of variance and uncertainty estimates and considerations of calibration and validation, exception control and diagnostics. Internal and external data flows are also described.</w:t>
      </w:r>
    </w:p>
    <w:p w14:paraId="6E216144" w14:textId="77777777" w:rsidR="001F7D87" w:rsidRDefault="001F7D87" w:rsidP="001F7D87">
      <w:pPr>
        <w:widowControl w:val="0"/>
        <w:autoSpaceDE w:val="0"/>
        <w:autoSpaceDN w:val="0"/>
        <w:adjustRightInd w:val="0"/>
        <w:rPr>
          <w:rFonts w:ascii="Times New Roman" w:hAnsi="Times New Roman" w:cs="Times New Roman"/>
          <w:sz w:val="22"/>
          <w:szCs w:val="22"/>
        </w:rPr>
      </w:pPr>
    </w:p>
    <w:p w14:paraId="119D642B" w14:textId="77777777" w:rsidR="001F7D87" w:rsidRPr="00860B78" w:rsidRDefault="001F7D87" w:rsidP="001F7D87">
      <w:pPr>
        <w:widowControl w:val="0"/>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The NISAR ATBDs were reviewed by a NASA Headquarters review panel in TBD with initial public release later in TBD. The current version is Revision A. The ATBDs may undergo additional version updates after NISAR launch.</w:t>
      </w:r>
    </w:p>
    <w:p w14:paraId="5E187FD7" w14:textId="77777777" w:rsidR="001F7D87" w:rsidRDefault="001F7D87" w:rsidP="001F7D87">
      <w:pPr>
        <w:rPr>
          <w:rFonts w:asciiTheme="majorHAnsi" w:eastAsiaTheme="majorEastAsia" w:hAnsiTheme="majorHAnsi" w:cstheme="majorBidi"/>
          <w:b/>
          <w:bCs/>
          <w:color w:val="2D4F8E" w:themeColor="accent1" w:themeShade="B5"/>
          <w:sz w:val="32"/>
          <w:szCs w:val="32"/>
        </w:rPr>
      </w:pPr>
      <w:r>
        <w:br w:type="page"/>
      </w:r>
    </w:p>
    <w:p w14:paraId="6CED3A1D" w14:textId="77777777" w:rsidR="001F7D87" w:rsidRDefault="001F7D87" w:rsidP="001F7D87">
      <w:pPr>
        <w:pStyle w:val="Title"/>
      </w:pPr>
      <w:r w:rsidRPr="00315451">
        <w:lastRenderedPageBreak/>
        <w:t>TABLE OF CONTENTS</w:t>
      </w:r>
    </w:p>
    <w:p w14:paraId="63DB50A9" w14:textId="77777777" w:rsidR="001F7D87" w:rsidRPr="00315451" w:rsidRDefault="001F7D87" w:rsidP="001F7D87">
      <w:pPr>
        <w:jc w:val="center"/>
        <w:rPr>
          <w:b/>
        </w:rPr>
      </w:pPr>
    </w:p>
    <w:p w14:paraId="6FB25369" w14:textId="77777777" w:rsidR="00327F7B" w:rsidRDefault="001F7D87">
      <w:pPr>
        <w:pStyle w:val="TOC1"/>
        <w:tabs>
          <w:tab w:val="left" w:pos="1200"/>
          <w:tab w:val="right" w:leader="dot" w:pos="8630"/>
        </w:tabs>
        <w:rPr>
          <w:rFonts w:asciiTheme="minorHAnsi" w:hAnsiTheme="minorHAnsi"/>
          <w:noProof/>
          <w:lang w:eastAsia="en-US"/>
        </w:rPr>
      </w:pPr>
      <w:r>
        <w:fldChar w:fldCharType="begin"/>
      </w:r>
      <w:r>
        <w:instrText xml:space="preserve"> TOC \o "1-3" </w:instrText>
      </w:r>
      <w:r>
        <w:fldChar w:fldCharType="separate"/>
      </w:r>
      <w:r w:rsidR="00327F7B">
        <w:rPr>
          <w:noProof/>
        </w:rPr>
        <w:t>1</w:t>
      </w:r>
      <w:r w:rsidR="00327F7B">
        <w:rPr>
          <w:rFonts w:asciiTheme="minorHAnsi" w:hAnsiTheme="minorHAnsi"/>
          <w:noProof/>
          <w:lang w:eastAsia="en-US"/>
        </w:rPr>
        <w:tab/>
      </w:r>
      <w:r w:rsidR="00327F7B">
        <w:rPr>
          <w:noProof/>
        </w:rPr>
        <w:t>INTRODUCTION</w:t>
      </w:r>
      <w:r w:rsidR="00327F7B">
        <w:rPr>
          <w:noProof/>
        </w:rPr>
        <w:tab/>
      </w:r>
      <w:r w:rsidR="00327F7B">
        <w:rPr>
          <w:noProof/>
        </w:rPr>
        <w:fldChar w:fldCharType="begin"/>
      </w:r>
      <w:r w:rsidR="00327F7B">
        <w:rPr>
          <w:noProof/>
        </w:rPr>
        <w:instrText xml:space="preserve"> PAGEREF _Toc507745995 \h </w:instrText>
      </w:r>
      <w:r w:rsidR="00327F7B">
        <w:rPr>
          <w:noProof/>
        </w:rPr>
      </w:r>
      <w:r w:rsidR="00327F7B">
        <w:rPr>
          <w:noProof/>
        </w:rPr>
        <w:fldChar w:fldCharType="separate"/>
      </w:r>
      <w:r w:rsidR="00327F7B">
        <w:rPr>
          <w:noProof/>
        </w:rPr>
        <w:t>1</w:t>
      </w:r>
      <w:r w:rsidR="00327F7B">
        <w:rPr>
          <w:noProof/>
        </w:rPr>
        <w:fldChar w:fldCharType="end"/>
      </w:r>
    </w:p>
    <w:p w14:paraId="2736D231" w14:textId="77777777" w:rsidR="00327F7B" w:rsidRDefault="00327F7B">
      <w:pPr>
        <w:pStyle w:val="TOC2"/>
        <w:tabs>
          <w:tab w:val="left" w:pos="1680"/>
          <w:tab w:val="right" w:leader="dot" w:pos="8630"/>
        </w:tabs>
        <w:rPr>
          <w:rFonts w:asciiTheme="minorHAnsi" w:hAnsiTheme="minorHAnsi"/>
          <w:noProof/>
          <w:lang w:eastAsia="en-US"/>
        </w:rPr>
      </w:pPr>
      <w:r>
        <w:rPr>
          <w:noProof/>
        </w:rPr>
        <w:t>1.1</w:t>
      </w:r>
      <w:r>
        <w:rPr>
          <w:rFonts w:asciiTheme="minorHAnsi" w:hAnsiTheme="minorHAnsi"/>
          <w:noProof/>
          <w:lang w:eastAsia="en-US"/>
        </w:rPr>
        <w:tab/>
      </w:r>
      <w:r>
        <w:rPr>
          <w:noProof/>
        </w:rPr>
        <w:t>Purpose of Document</w:t>
      </w:r>
      <w:r>
        <w:rPr>
          <w:noProof/>
        </w:rPr>
        <w:tab/>
      </w:r>
      <w:r>
        <w:rPr>
          <w:noProof/>
        </w:rPr>
        <w:fldChar w:fldCharType="begin"/>
      </w:r>
      <w:r>
        <w:rPr>
          <w:noProof/>
        </w:rPr>
        <w:instrText xml:space="preserve"> PAGEREF _Toc507745996 \h </w:instrText>
      </w:r>
      <w:r>
        <w:rPr>
          <w:noProof/>
        </w:rPr>
      </w:r>
      <w:r>
        <w:rPr>
          <w:noProof/>
        </w:rPr>
        <w:fldChar w:fldCharType="separate"/>
      </w:r>
      <w:r>
        <w:rPr>
          <w:noProof/>
        </w:rPr>
        <w:t>1</w:t>
      </w:r>
      <w:r>
        <w:rPr>
          <w:noProof/>
        </w:rPr>
        <w:fldChar w:fldCharType="end"/>
      </w:r>
    </w:p>
    <w:p w14:paraId="7D2A5CC4" w14:textId="77777777" w:rsidR="00327F7B" w:rsidRDefault="00327F7B">
      <w:pPr>
        <w:pStyle w:val="TOC2"/>
        <w:tabs>
          <w:tab w:val="left" w:pos="1680"/>
          <w:tab w:val="right" w:leader="dot" w:pos="8630"/>
        </w:tabs>
        <w:rPr>
          <w:rFonts w:asciiTheme="minorHAnsi" w:hAnsiTheme="minorHAnsi"/>
          <w:noProof/>
          <w:lang w:eastAsia="en-US"/>
        </w:rPr>
      </w:pPr>
      <w:r>
        <w:rPr>
          <w:noProof/>
        </w:rPr>
        <w:t>1.2</w:t>
      </w:r>
      <w:r>
        <w:rPr>
          <w:rFonts w:asciiTheme="minorHAnsi" w:hAnsiTheme="minorHAnsi"/>
          <w:noProof/>
          <w:lang w:eastAsia="en-US"/>
        </w:rPr>
        <w:tab/>
      </w:r>
      <w:r>
        <w:rPr>
          <w:noProof/>
        </w:rPr>
        <w:t>Scope of the Document</w:t>
      </w:r>
      <w:r>
        <w:rPr>
          <w:noProof/>
        </w:rPr>
        <w:tab/>
      </w:r>
      <w:r>
        <w:rPr>
          <w:noProof/>
        </w:rPr>
        <w:fldChar w:fldCharType="begin"/>
      </w:r>
      <w:r>
        <w:rPr>
          <w:noProof/>
        </w:rPr>
        <w:instrText xml:space="preserve"> PAGEREF _Toc507745997 \h </w:instrText>
      </w:r>
      <w:r>
        <w:rPr>
          <w:noProof/>
        </w:rPr>
      </w:r>
      <w:r>
        <w:rPr>
          <w:noProof/>
        </w:rPr>
        <w:fldChar w:fldCharType="separate"/>
      </w:r>
      <w:r>
        <w:rPr>
          <w:noProof/>
        </w:rPr>
        <w:t>1</w:t>
      </w:r>
      <w:r>
        <w:rPr>
          <w:noProof/>
        </w:rPr>
        <w:fldChar w:fldCharType="end"/>
      </w:r>
    </w:p>
    <w:p w14:paraId="5D35C988" w14:textId="77777777" w:rsidR="00327F7B" w:rsidRDefault="00327F7B">
      <w:pPr>
        <w:pStyle w:val="TOC2"/>
        <w:tabs>
          <w:tab w:val="left" w:pos="1680"/>
          <w:tab w:val="right" w:leader="dot" w:pos="8630"/>
        </w:tabs>
        <w:rPr>
          <w:rFonts w:asciiTheme="minorHAnsi" w:hAnsiTheme="minorHAnsi"/>
          <w:noProof/>
          <w:lang w:eastAsia="en-US"/>
        </w:rPr>
      </w:pPr>
      <w:r>
        <w:rPr>
          <w:noProof/>
        </w:rPr>
        <w:t>1.3</w:t>
      </w:r>
      <w:r>
        <w:rPr>
          <w:rFonts w:asciiTheme="minorHAnsi" w:hAnsiTheme="minorHAnsi"/>
          <w:noProof/>
          <w:lang w:eastAsia="en-US"/>
        </w:rPr>
        <w:tab/>
      </w:r>
      <w:r>
        <w:rPr>
          <w:noProof/>
        </w:rPr>
        <w:t>Applicable and Reference Documents</w:t>
      </w:r>
      <w:r>
        <w:rPr>
          <w:noProof/>
        </w:rPr>
        <w:tab/>
      </w:r>
      <w:r>
        <w:rPr>
          <w:noProof/>
        </w:rPr>
        <w:fldChar w:fldCharType="begin"/>
      </w:r>
      <w:r>
        <w:rPr>
          <w:noProof/>
        </w:rPr>
        <w:instrText xml:space="preserve"> PAGEREF _Toc507745998 \h </w:instrText>
      </w:r>
      <w:r>
        <w:rPr>
          <w:noProof/>
        </w:rPr>
      </w:r>
      <w:r>
        <w:rPr>
          <w:noProof/>
        </w:rPr>
        <w:fldChar w:fldCharType="separate"/>
      </w:r>
      <w:r>
        <w:rPr>
          <w:noProof/>
        </w:rPr>
        <w:t>1</w:t>
      </w:r>
      <w:r>
        <w:rPr>
          <w:noProof/>
        </w:rPr>
        <w:fldChar w:fldCharType="end"/>
      </w:r>
    </w:p>
    <w:p w14:paraId="738149D5" w14:textId="77777777" w:rsidR="00327F7B" w:rsidRDefault="00327F7B">
      <w:pPr>
        <w:pStyle w:val="TOC3"/>
        <w:tabs>
          <w:tab w:val="left" w:pos="1937"/>
          <w:tab w:val="right" w:leader="dot" w:pos="8630"/>
        </w:tabs>
        <w:rPr>
          <w:rFonts w:asciiTheme="minorHAnsi" w:hAnsiTheme="minorHAnsi"/>
          <w:noProof/>
          <w:lang w:eastAsia="en-US"/>
        </w:rPr>
      </w:pPr>
      <w:r>
        <w:rPr>
          <w:noProof/>
        </w:rPr>
        <w:t>1.3.1</w:t>
      </w:r>
      <w:r>
        <w:rPr>
          <w:rFonts w:asciiTheme="minorHAnsi" w:hAnsiTheme="minorHAnsi"/>
          <w:noProof/>
          <w:lang w:eastAsia="en-US"/>
        </w:rPr>
        <w:tab/>
      </w:r>
      <w:r>
        <w:rPr>
          <w:noProof/>
        </w:rPr>
        <w:t>Background and Science Objectives</w:t>
      </w:r>
      <w:r>
        <w:rPr>
          <w:noProof/>
        </w:rPr>
        <w:tab/>
      </w:r>
      <w:r>
        <w:rPr>
          <w:noProof/>
        </w:rPr>
        <w:fldChar w:fldCharType="begin"/>
      </w:r>
      <w:r>
        <w:rPr>
          <w:noProof/>
        </w:rPr>
        <w:instrText xml:space="preserve"> PAGEREF _Toc507745999 \h </w:instrText>
      </w:r>
      <w:r>
        <w:rPr>
          <w:noProof/>
        </w:rPr>
      </w:r>
      <w:r>
        <w:rPr>
          <w:noProof/>
        </w:rPr>
        <w:fldChar w:fldCharType="separate"/>
      </w:r>
      <w:r>
        <w:rPr>
          <w:noProof/>
        </w:rPr>
        <w:t>1</w:t>
      </w:r>
      <w:r>
        <w:rPr>
          <w:noProof/>
        </w:rPr>
        <w:fldChar w:fldCharType="end"/>
      </w:r>
    </w:p>
    <w:p w14:paraId="41FA7201" w14:textId="77777777" w:rsidR="00327F7B" w:rsidRDefault="00327F7B">
      <w:pPr>
        <w:pStyle w:val="TOC2"/>
        <w:tabs>
          <w:tab w:val="left" w:pos="1680"/>
          <w:tab w:val="right" w:leader="dot" w:pos="8630"/>
        </w:tabs>
        <w:rPr>
          <w:rFonts w:asciiTheme="minorHAnsi" w:hAnsiTheme="minorHAnsi"/>
          <w:noProof/>
          <w:lang w:eastAsia="en-US"/>
        </w:rPr>
      </w:pPr>
      <w:r>
        <w:rPr>
          <w:noProof/>
        </w:rPr>
        <w:t>1.4</w:t>
      </w:r>
      <w:r>
        <w:rPr>
          <w:rFonts w:asciiTheme="minorHAnsi" w:hAnsiTheme="minorHAnsi"/>
          <w:noProof/>
          <w:lang w:eastAsia="en-US"/>
        </w:rPr>
        <w:tab/>
      </w:r>
      <w:r>
        <w:rPr>
          <w:noProof/>
        </w:rPr>
        <w:t>Product/Algorithm Objectives</w:t>
      </w:r>
      <w:r>
        <w:rPr>
          <w:noProof/>
        </w:rPr>
        <w:tab/>
      </w:r>
      <w:r>
        <w:rPr>
          <w:noProof/>
        </w:rPr>
        <w:fldChar w:fldCharType="begin"/>
      </w:r>
      <w:r>
        <w:rPr>
          <w:noProof/>
        </w:rPr>
        <w:instrText xml:space="preserve"> PAGEREF _Toc507746000 \h </w:instrText>
      </w:r>
      <w:r>
        <w:rPr>
          <w:noProof/>
        </w:rPr>
      </w:r>
      <w:r>
        <w:rPr>
          <w:noProof/>
        </w:rPr>
        <w:fldChar w:fldCharType="separate"/>
      </w:r>
      <w:r>
        <w:rPr>
          <w:noProof/>
        </w:rPr>
        <w:t>2</w:t>
      </w:r>
      <w:r>
        <w:rPr>
          <w:noProof/>
        </w:rPr>
        <w:fldChar w:fldCharType="end"/>
      </w:r>
    </w:p>
    <w:p w14:paraId="3FF4737E" w14:textId="77777777" w:rsidR="00327F7B" w:rsidRDefault="00327F7B">
      <w:pPr>
        <w:pStyle w:val="TOC3"/>
        <w:tabs>
          <w:tab w:val="left" w:pos="1937"/>
          <w:tab w:val="right" w:leader="dot" w:pos="8630"/>
        </w:tabs>
        <w:rPr>
          <w:rFonts w:asciiTheme="minorHAnsi" w:hAnsiTheme="minorHAnsi"/>
          <w:noProof/>
          <w:lang w:eastAsia="en-US"/>
        </w:rPr>
      </w:pPr>
      <w:r>
        <w:rPr>
          <w:noProof/>
        </w:rPr>
        <w:t>1.4.1</w:t>
      </w:r>
      <w:r>
        <w:rPr>
          <w:rFonts w:asciiTheme="minorHAnsi" w:hAnsiTheme="minorHAnsi"/>
          <w:noProof/>
          <w:lang w:eastAsia="en-US"/>
        </w:rPr>
        <w:tab/>
      </w:r>
      <w:r>
        <w:rPr>
          <w:noProof/>
        </w:rPr>
        <w:t>Measurement Approach</w:t>
      </w:r>
      <w:r>
        <w:rPr>
          <w:noProof/>
        </w:rPr>
        <w:tab/>
      </w:r>
      <w:r>
        <w:rPr>
          <w:noProof/>
        </w:rPr>
        <w:fldChar w:fldCharType="begin"/>
      </w:r>
      <w:r>
        <w:rPr>
          <w:noProof/>
        </w:rPr>
        <w:instrText xml:space="preserve"> PAGEREF _Toc507746001 \h </w:instrText>
      </w:r>
      <w:r>
        <w:rPr>
          <w:noProof/>
        </w:rPr>
      </w:r>
      <w:r>
        <w:rPr>
          <w:noProof/>
        </w:rPr>
        <w:fldChar w:fldCharType="separate"/>
      </w:r>
      <w:r>
        <w:rPr>
          <w:noProof/>
        </w:rPr>
        <w:t>2</w:t>
      </w:r>
      <w:r>
        <w:rPr>
          <w:noProof/>
        </w:rPr>
        <w:fldChar w:fldCharType="end"/>
      </w:r>
    </w:p>
    <w:p w14:paraId="1FFF8E87" w14:textId="77777777" w:rsidR="00327F7B" w:rsidRDefault="00327F7B">
      <w:pPr>
        <w:pStyle w:val="TOC3"/>
        <w:tabs>
          <w:tab w:val="left" w:pos="1937"/>
          <w:tab w:val="right" w:leader="dot" w:pos="8630"/>
        </w:tabs>
        <w:rPr>
          <w:rFonts w:asciiTheme="minorHAnsi" w:hAnsiTheme="minorHAnsi"/>
          <w:noProof/>
          <w:lang w:eastAsia="en-US"/>
        </w:rPr>
      </w:pPr>
      <w:r>
        <w:rPr>
          <w:noProof/>
        </w:rPr>
        <w:t>1.4.2</w:t>
      </w:r>
      <w:r>
        <w:rPr>
          <w:rFonts w:asciiTheme="minorHAnsi" w:hAnsiTheme="minorHAnsi"/>
          <w:noProof/>
          <w:lang w:eastAsia="en-US"/>
        </w:rPr>
        <w:tab/>
      </w:r>
      <w:r>
        <w:rPr>
          <w:noProof/>
        </w:rPr>
        <w:t>Tidal Displacement</w:t>
      </w:r>
      <w:r>
        <w:rPr>
          <w:noProof/>
        </w:rPr>
        <w:tab/>
      </w:r>
      <w:r>
        <w:rPr>
          <w:noProof/>
        </w:rPr>
        <w:fldChar w:fldCharType="begin"/>
      </w:r>
      <w:r>
        <w:rPr>
          <w:noProof/>
        </w:rPr>
        <w:instrText xml:space="preserve"> PAGEREF _Toc507746002 \h </w:instrText>
      </w:r>
      <w:r>
        <w:rPr>
          <w:noProof/>
        </w:rPr>
      </w:r>
      <w:r>
        <w:rPr>
          <w:noProof/>
        </w:rPr>
        <w:fldChar w:fldCharType="separate"/>
      </w:r>
      <w:r>
        <w:rPr>
          <w:noProof/>
        </w:rPr>
        <w:t>4</w:t>
      </w:r>
      <w:r>
        <w:rPr>
          <w:noProof/>
        </w:rPr>
        <w:fldChar w:fldCharType="end"/>
      </w:r>
    </w:p>
    <w:p w14:paraId="2A0B9E25" w14:textId="77777777" w:rsidR="00327F7B" w:rsidRDefault="00327F7B">
      <w:pPr>
        <w:pStyle w:val="TOC3"/>
        <w:tabs>
          <w:tab w:val="left" w:pos="1937"/>
          <w:tab w:val="right" w:leader="dot" w:pos="8630"/>
        </w:tabs>
        <w:rPr>
          <w:rFonts w:asciiTheme="minorHAnsi" w:hAnsiTheme="minorHAnsi"/>
          <w:noProof/>
          <w:lang w:eastAsia="en-US"/>
        </w:rPr>
      </w:pPr>
      <w:r>
        <w:rPr>
          <w:noProof/>
        </w:rPr>
        <w:t>1.4.3</w:t>
      </w:r>
      <w:r>
        <w:rPr>
          <w:rFonts w:asciiTheme="minorHAnsi" w:hAnsiTheme="minorHAnsi"/>
          <w:noProof/>
          <w:lang w:eastAsia="en-US"/>
        </w:rPr>
        <w:tab/>
      </w:r>
      <w:r>
        <w:rPr>
          <w:noProof/>
        </w:rPr>
        <w:t>Glacier Estimates</w:t>
      </w:r>
      <w:r>
        <w:rPr>
          <w:noProof/>
        </w:rPr>
        <w:tab/>
      </w:r>
      <w:r>
        <w:rPr>
          <w:noProof/>
        </w:rPr>
        <w:fldChar w:fldCharType="begin"/>
      </w:r>
      <w:r>
        <w:rPr>
          <w:noProof/>
        </w:rPr>
        <w:instrText xml:space="preserve"> PAGEREF _Toc507746003 \h </w:instrText>
      </w:r>
      <w:r>
        <w:rPr>
          <w:noProof/>
        </w:rPr>
      </w:r>
      <w:r>
        <w:rPr>
          <w:noProof/>
        </w:rPr>
        <w:fldChar w:fldCharType="separate"/>
      </w:r>
      <w:r>
        <w:rPr>
          <w:noProof/>
        </w:rPr>
        <w:t>5</w:t>
      </w:r>
      <w:r>
        <w:rPr>
          <w:noProof/>
        </w:rPr>
        <w:fldChar w:fldCharType="end"/>
      </w:r>
    </w:p>
    <w:p w14:paraId="1ABEC7C3" w14:textId="77777777" w:rsidR="00327F7B" w:rsidRDefault="00327F7B">
      <w:pPr>
        <w:pStyle w:val="TOC2"/>
        <w:tabs>
          <w:tab w:val="left" w:pos="1680"/>
          <w:tab w:val="right" w:leader="dot" w:pos="8630"/>
        </w:tabs>
        <w:rPr>
          <w:rFonts w:asciiTheme="minorHAnsi" w:hAnsiTheme="minorHAnsi"/>
          <w:noProof/>
          <w:lang w:eastAsia="en-US"/>
        </w:rPr>
      </w:pPr>
      <w:r>
        <w:rPr>
          <w:noProof/>
        </w:rPr>
        <w:t>1.5</w:t>
      </w:r>
      <w:r>
        <w:rPr>
          <w:rFonts w:asciiTheme="minorHAnsi" w:hAnsiTheme="minorHAnsi"/>
          <w:noProof/>
          <w:lang w:eastAsia="en-US"/>
        </w:rPr>
        <w:tab/>
      </w:r>
      <w:r>
        <w:rPr>
          <w:noProof/>
        </w:rPr>
        <w:t>Instrument Characteristics</w:t>
      </w:r>
      <w:r>
        <w:rPr>
          <w:noProof/>
        </w:rPr>
        <w:tab/>
      </w:r>
      <w:r>
        <w:rPr>
          <w:noProof/>
        </w:rPr>
        <w:fldChar w:fldCharType="begin"/>
      </w:r>
      <w:r>
        <w:rPr>
          <w:noProof/>
        </w:rPr>
        <w:instrText xml:space="preserve"> PAGEREF _Toc507746004 \h </w:instrText>
      </w:r>
      <w:r>
        <w:rPr>
          <w:noProof/>
        </w:rPr>
      </w:r>
      <w:r>
        <w:rPr>
          <w:noProof/>
        </w:rPr>
        <w:fldChar w:fldCharType="separate"/>
      </w:r>
      <w:r>
        <w:rPr>
          <w:noProof/>
        </w:rPr>
        <w:t>5</w:t>
      </w:r>
      <w:r>
        <w:rPr>
          <w:noProof/>
        </w:rPr>
        <w:fldChar w:fldCharType="end"/>
      </w:r>
    </w:p>
    <w:p w14:paraId="240240E9" w14:textId="77777777" w:rsidR="00327F7B" w:rsidRDefault="00327F7B">
      <w:pPr>
        <w:pStyle w:val="TOC2"/>
        <w:tabs>
          <w:tab w:val="left" w:pos="1680"/>
          <w:tab w:val="right" w:leader="dot" w:pos="8630"/>
        </w:tabs>
        <w:rPr>
          <w:rFonts w:asciiTheme="minorHAnsi" w:hAnsiTheme="minorHAnsi"/>
          <w:noProof/>
          <w:lang w:eastAsia="en-US"/>
        </w:rPr>
      </w:pPr>
      <w:r>
        <w:rPr>
          <w:noProof/>
        </w:rPr>
        <w:t>1.6</w:t>
      </w:r>
      <w:r>
        <w:rPr>
          <w:rFonts w:asciiTheme="minorHAnsi" w:hAnsiTheme="minorHAnsi"/>
          <w:noProof/>
          <w:lang w:eastAsia="en-US"/>
        </w:rPr>
        <w:tab/>
      </w:r>
      <w:r>
        <w:rPr>
          <w:noProof/>
        </w:rPr>
        <w:t>Heritage and Current Systems</w:t>
      </w:r>
      <w:r>
        <w:rPr>
          <w:noProof/>
        </w:rPr>
        <w:tab/>
      </w:r>
      <w:r>
        <w:rPr>
          <w:noProof/>
        </w:rPr>
        <w:fldChar w:fldCharType="begin"/>
      </w:r>
      <w:r>
        <w:rPr>
          <w:noProof/>
        </w:rPr>
        <w:instrText xml:space="preserve"> PAGEREF _Toc507746005 \h </w:instrText>
      </w:r>
      <w:r>
        <w:rPr>
          <w:noProof/>
        </w:rPr>
      </w:r>
      <w:r>
        <w:rPr>
          <w:noProof/>
        </w:rPr>
        <w:fldChar w:fldCharType="separate"/>
      </w:r>
      <w:r>
        <w:rPr>
          <w:noProof/>
        </w:rPr>
        <w:t>6</w:t>
      </w:r>
      <w:r>
        <w:rPr>
          <w:noProof/>
        </w:rPr>
        <w:fldChar w:fldCharType="end"/>
      </w:r>
    </w:p>
    <w:p w14:paraId="0580DF8C" w14:textId="77777777" w:rsidR="00327F7B" w:rsidRDefault="00327F7B">
      <w:pPr>
        <w:pStyle w:val="TOC1"/>
        <w:tabs>
          <w:tab w:val="left" w:pos="1200"/>
          <w:tab w:val="right" w:leader="dot" w:pos="8630"/>
        </w:tabs>
        <w:rPr>
          <w:rFonts w:asciiTheme="minorHAnsi" w:hAnsiTheme="minorHAnsi"/>
          <w:noProof/>
          <w:lang w:eastAsia="en-US"/>
        </w:rPr>
      </w:pPr>
      <w:r>
        <w:rPr>
          <w:noProof/>
        </w:rPr>
        <w:t>2</w:t>
      </w:r>
      <w:r>
        <w:rPr>
          <w:rFonts w:asciiTheme="minorHAnsi" w:hAnsiTheme="minorHAnsi"/>
          <w:noProof/>
          <w:lang w:eastAsia="en-US"/>
        </w:rPr>
        <w:tab/>
      </w:r>
      <w:r>
        <w:rPr>
          <w:noProof/>
        </w:rPr>
        <w:t>THEORETICAL BASIS OF ALGORITHM</w:t>
      </w:r>
      <w:r>
        <w:rPr>
          <w:noProof/>
        </w:rPr>
        <w:tab/>
      </w:r>
      <w:r>
        <w:rPr>
          <w:noProof/>
        </w:rPr>
        <w:fldChar w:fldCharType="begin"/>
      </w:r>
      <w:r>
        <w:rPr>
          <w:noProof/>
        </w:rPr>
        <w:instrText xml:space="preserve"> PAGEREF _Toc507746006 \h </w:instrText>
      </w:r>
      <w:r>
        <w:rPr>
          <w:noProof/>
        </w:rPr>
      </w:r>
      <w:r>
        <w:rPr>
          <w:noProof/>
        </w:rPr>
        <w:fldChar w:fldCharType="separate"/>
      </w:r>
      <w:r>
        <w:rPr>
          <w:noProof/>
        </w:rPr>
        <w:t>7</w:t>
      </w:r>
      <w:r>
        <w:rPr>
          <w:noProof/>
        </w:rPr>
        <w:fldChar w:fldCharType="end"/>
      </w:r>
    </w:p>
    <w:p w14:paraId="3C0CBA7A" w14:textId="77777777" w:rsidR="00327F7B" w:rsidRDefault="00327F7B">
      <w:pPr>
        <w:pStyle w:val="TOC3"/>
        <w:tabs>
          <w:tab w:val="left" w:pos="1937"/>
          <w:tab w:val="right" w:leader="dot" w:pos="8630"/>
        </w:tabs>
        <w:rPr>
          <w:rFonts w:asciiTheme="minorHAnsi" w:hAnsiTheme="minorHAnsi"/>
          <w:noProof/>
          <w:lang w:eastAsia="en-US"/>
        </w:rPr>
      </w:pPr>
      <w:r>
        <w:rPr>
          <w:noProof/>
        </w:rPr>
        <w:t>2.1.1</w:t>
      </w:r>
      <w:r>
        <w:rPr>
          <w:rFonts w:asciiTheme="minorHAnsi" w:hAnsiTheme="minorHAnsi"/>
          <w:noProof/>
          <w:lang w:eastAsia="en-US"/>
        </w:rPr>
        <w:tab/>
      </w:r>
      <w:r>
        <w:rPr>
          <w:noProof/>
        </w:rPr>
        <w:t>Speckle Tracking - Caveats for Velocity Estimation</w:t>
      </w:r>
      <w:r>
        <w:rPr>
          <w:noProof/>
        </w:rPr>
        <w:tab/>
      </w:r>
      <w:r>
        <w:rPr>
          <w:noProof/>
        </w:rPr>
        <w:fldChar w:fldCharType="begin"/>
      </w:r>
      <w:r>
        <w:rPr>
          <w:noProof/>
        </w:rPr>
        <w:instrText xml:space="preserve"> PAGEREF _Toc507746007 \h </w:instrText>
      </w:r>
      <w:r>
        <w:rPr>
          <w:noProof/>
        </w:rPr>
      </w:r>
      <w:r>
        <w:rPr>
          <w:noProof/>
        </w:rPr>
        <w:fldChar w:fldCharType="separate"/>
      </w:r>
      <w:r>
        <w:rPr>
          <w:noProof/>
        </w:rPr>
        <w:t>7</w:t>
      </w:r>
      <w:r>
        <w:rPr>
          <w:noProof/>
        </w:rPr>
        <w:fldChar w:fldCharType="end"/>
      </w:r>
    </w:p>
    <w:p w14:paraId="4F5AB223" w14:textId="77777777" w:rsidR="00327F7B" w:rsidRDefault="00327F7B">
      <w:pPr>
        <w:pStyle w:val="TOC3"/>
        <w:tabs>
          <w:tab w:val="left" w:pos="1937"/>
          <w:tab w:val="right" w:leader="dot" w:pos="8630"/>
        </w:tabs>
        <w:rPr>
          <w:rFonts w:asciiTheme="minorHAnsi" w:hAnsiTheme="minorHAnsi"/>
          <w:noProof/>
          <w:lang w:eastAsia="en-US"/>
        </w:rPr>
      </w:pPr>
      <w:r>
        <w:rPr>
          <w:noProof/>
        </w:rPr>
        <w:t>2.1.2</w:t>
      </w:r>
      <w:r>
        <w:rPr>
          <w:rFonts w:asciiTheme="minorHAnsi" w:hAnsiTheme="minorHAnsi"/>
          <w:noProof/>
          <w:lang w:eastAsia="en-US"/>
        </w:rPr>
        <w:tab/>
      </w:r>
      <w:r>
        <w:rPr>
          <w:noProof/>
        </w:rPr>
        <w:t>Interferograms – Caveats for Velocity Estimation</w:t>
      </w:r>
      <w:r>
        <w:rPr>
          <w:noProof/>
        </w:rPr>
        <w:tab/>
      </w:r>
      <w:r>
        <w:rPr>
          <w:noProof/>
        </w:rPr>
        <w:fldChar w:fldCharType="begin"/>
      </w:r>
      <w:r>
        <w:rPr>
          <w:noProof/>
        </w:rPr>
        <w:instrText xml:space="preserve"> PAGEREF _Toc507746008 \h </w:instrText>
      </w:r>
      <w:r>
        <w:rPr>
          <w:noProof/>
        </w:rPr>
      </w:r>
      <w:r>
        <w:rPr>
          <w:noProof/>
        </w:rPr>
        <w:fldChar w:fldCharType="separate"/>
      </w:r>
      <w:r>
        <w:rPr>
          <w:noProof/>
        </w:rPr>
        <w:t>8</w:t>
      </w:r>
      <w:r>
        <w:rPr>
          <w:noProof/>
        </w:rPr>
        <w:fldChar w:fldCharType="end"/>
      </w:r>
    </w:p>
    <w:p w14:paraId="6570BE0E" w14:textId="77777777" w:rsidR="00327F7B" w:rsidRDefault="00327F7B">
      <w:pPr>
        <w:pStyle w:val="TOC2"/>
        <w:tabs>
          <w:tab w:val="left" w:pos="1680"/>
          <w:tab w:val="right" w:leader="dot" w:pos="8630"/>
        </w:tabs>
        <w:rPr>
          <w:rFonts w:asciiTheme="minorHAnsi" w:hAnsiTheme="minorHAnsi"/>
          <w:noProof/>
          <w:lang w:eastAsia="en-US"/>
        </w:rPr>
      </w:pPr>
      <w:r>
        <w:rPr>
          <w:noProof/>
        </w:rPr>
        <w:t>2.2</w:t>
      </w:r>
      <w:r>
        <w:rPr>
          <w:rFonts w:asciiTheme="minorHAnsi" w:hAnsiTheme="minorHAnsi"/>
          <w:noProof/>
          <w:lang w:eastAsia="en-US"/>
        </w:rPr>
        <w:tab/>
      </w:r>
      <w:r>
        <w:rPr>
          <w:noProof/>
        </w:rPr>
        <w:t>Definition of Quantities Used in Velocity and Grounding-Line Estimation</w:t>
      </w:r>
      <w:r>
        <w:rPr>
          <w:noProof/>
        </w:rPr>
        <w:tab/>
      </w:r>
      <w:r>
        <w:rPr>
          <w:noProof/>
        </w:rPr>
        <w:fldChar w:fldCharType="begin"/>
      </w:r>
      <w:r>
        <w:rPr>
          <w:noProof/>
        </w:rPr>
        <w:instrText xml:space="preserve"> PAGEREF _Toc507746009 \h </w:instrText>
      </w:r>
      <w:r>
        <w:rPr>
          <w:noProof/>
        </w:rPr>
      </w:r>
      <w:r>
        <w:rPr>
          <w:noProof/>
        </w:rPr>
        <w:fldChar w:fldCharType="separate"/>
      </w:r>
      <w:r>
        <w:rPr>
          <w:noProof/>
        </w:rPr>
        <w:t>9</w:t>
      </w:r>
      <w:r>
        <w:rPr>
          <w:noProof/>
        </w:rPr>
        <w:fldChar w:fldCharType="end"/>
      </w:r>
    </w:p>
    <w:p w14:paraId="31381B05" w14:textId="77777777" w:rsidR="00327F7B" w:rsidRDefault="00327F7B">
      <w:pPr>
        <w:pStyle w:val="TOC3"/>
        <w:tabs>
          <w:tab w:val="left" w:pos="1937"/>
          <w:tab w:val="right" w:leader="dot" w:pos="8630"/>
        </w:tabs>
        <w:rPr>
          <w:rFonts w:asciiTheme="minorHAnsi" w:hAnsiTheme="minorHAnsi"/>
          <w:noProof/>
          <w:lang w:eastAsia="en-US"/>
        </w:rPr>
      </w:pPr>
      <w:r>
        <w:rPr>
          <w:noProof/>
        </w:rPr>
        <w:t>2.2.1</w:t>
      </w:r>
      <w:r>
        <w:rPr>
          <w:rFonts w:asciiTheme="minorHAnsi" w:hAnsiTheme="minorHAnsi"/>
          <w:noProof/>
          <w:lang w:eastAsia="en-US"/>
        </w:rPr>
        <w:tab/>
      </w:r>
      <w:r>
        <w:rPr>
          <w:noProof/>
        </w:rPr>
        <w:t>Raw Speckle Tracked Offsets</w:t>
      </w:r>
      <w:r>
        <w:rPr>
          <w:noProof/>
        </w:rPr>
        <w:tab/>
      </w:r>
      <w:r>
        <w:rPr>
          <w:noProof/>
        </w:rPr>
        <w:fldChar w:fldCharType="begin"/>
      </w:r>
      <w:r>
        <w:rPr>
          <w:noProof/>
        </w:rPr>
        <w:instrText xml:space="preserve"> PAGEREF _Toc507746010 \h </w:instrText>
      </w:r>
      <w:r>
        <w:rPr>
          <w:noProof/>
        </w:rPr>
      </w:r>
      <w:r>
        <w:rPr>
          <w:noProof/>
        </w:rPr>
        <w:fldChar w:fldCharType="separate"/>
      </w:r>
      <w:r>
        <w:rPr>
          <w:noProof/>
        </w:rPr>
        <w:t>9</w:t>
      </w:r>
      <w:r>
        <w:rPr>
          <w:noProof/>
        </w:rPr>
        <w:fldChar w:fldCharType="end"/>
      </w:r>
    </w:p>
    <w:p w14:paraId="507152ED" w14:textId="77777777" w:rsidR="00327F7B" w:rsidRDefault="00327F7B">
      <w:pPr>
        <w:pStyle w:val="TOC3"/>
        <w:tabs>
          <w:tab w:val="left" w:pos="1937"/>
          <w:tab w:val="right" w:leader="dot" w:pos="8630"/>
        </w:tabs>
        <w:rPr>
          <w:rFonts w:asciiTheme="minorHAnsi" w:hAnsiTheme="minorHAnsi"/>
          <w:noProof/>
          <w:lang w:eastAsia="en-US"/>
        </w:rPr>
      </w:pPr>
      <w:r>
        <w:rPr>
          <w:noProof/>
        </w:rPr>
        <w:t>2.2.2</w:t>
      </w:r>
      <w:r>
        <w:rPr>
          <w:rFonts w:asciiTheme="minorHAnsi" w:hAnsiTheme="minorHAnsi"/>
          <w:noProof/>
          <w:lang w:eastAsia="en-US"/>
        </w:rPr>
        <w:tab/>
      </w:r>
      <w:r>
        <w:rPr>
          <w:noProof/>
        </w:rPr>
        <w:t>Raw Interferometric Phase</w:t>
      </w:r>
      <w:r>
        <w:rPr>
          <w:noProof/>
        </w:rPr>
        <w:tab/>
      </w:r>
      <w:r>
        <w:rPr>
          <w:noProof/>
        </w:rPr>
        <w:fldChar w:fldCharType="begin"/>
      </w:r>
      <w:r>
        <w:rPr>
          <w:noProof/>
        </w:rPr>
        <w:instrText xml:space="preserve"> PAGEREF _Toc507746011 \h </w:instrText>
      </w:r>
      <w:r>
        <w:rPr>
          <w:noProof/>
        </w:rPr>
      </w:r>
      <w:r>
        <w:rPr>
          <w:noProof/>
        </w:rPr>
        <w:fldChar w:fldCharType="separate"/>
      </w:r>
      <w:r>
        <w:rPr>
          <w:noProof/>
        </w:rPr>
        <w:t>9</w:t>
      </w:r>
      <w:r>
        <w:rPr>
          <w:noProof/>
        </w:rPr>
        <w:fldChar w:fldCharType="end"/>
      </w:r>
    </w:p>
    <w:p w14:paraId="26872C36" w14:textId="77777777" w:rsidR="00327F7B" w:rsidRDefault="00327F7B">
      <w:pPr>
        <w:pStyle w:val="TOC3"/>
        <w:tabs>
          <w:tab w:val="left" w:pos="1937"/>
          <w:tab w:val="right" w:leader="dot" w:pos="8630"/>
        </w:tabs>
        <w:rPr>
          <w:rFonts w:asciiTheme="minorHAnsi" w:hAnsiTheme="minorHAnsi"/>
          <w:noProof/>
          <w:lang w:eastAsia="en-US"/>
        </w:rPr>
      </w:pPr>
      <w:r>
        <w:rPr>
          <w:noProof/>
        </w:rPr>
        <w:t>2.2.3</w:t>
      </w:r>
      <w:r>
        <w:rPr>
          <w:rFonts w:asciiTheme="minorHAnsi" w:hAnsiTheme="minorHAnsi"/>
          <w:noProof/>
          <w:lang w:eastAsia="en-US"/>
        </w:rPr>
        <w:tab/>
      </w:r>
      <w:r>
        <w:rPr>
          <w:noProof/>
        </w:rPr>
        <w:t>Calibrated Offsets and Phase</w:t>
      </w:r>
      <w:r>
        <w:rPr>
          <w:noProof/>
        </w:rPr>
        <w:tab/>
      </w:r>
      <w:r>
        <w:rPr>
          <w:noProof/>
        </w:rPr>
        <w:fldChar w:fldCharType="begin"/>
      </w:r>
      <w:r>
        <w:rPr>
          <w:noProof/>
        </w:rPr>
        <w:instrText xml:space="preserve"> PAGEREF _Toc507746012 \h </w:instrText>
      </w:r>
      <w:r>
        <w:rPr>
          <w:noProof/>
        </w:rPr>
      </w:r>
      <w:r>
        <w:rPr>
          <w:noProof/>
        </w:rPr>
        <w:fldChar w:fldCharType="separate"/>
      </w:r>
      <w:r>
        <w:rPr>
          <w:noProof/>
        </w:rPr>
        <w:t>9</w:t>
      </w:r>
      <w:r>
        <w:rPr>
          <w:noProof/>
        </w:rPr>
        <w:fldChar w:fldCharType="end"/>
      </w:r>
    </w:p>
    <w:p w14:paraId="2AB7CC7D" w14:textId="77777777" w:rsidR="00327F7B" w:rsidRDefault="00327F7B">
      <w:pPr>
        <w:pStyle w:val="TOC2"/>
        <w:tabs>
          <w:tab w:val="left" w:pos="1680"/>
          <w:tab w:val="right" w:leader="dot" w:pos="8630"/>
        </w:tabs>
        <w:rPr>
          <w:rFonts w:asciiTheme="minorHAnsi" w:hAnsiTheme="minorHAnsi"/>
          <w:noProof/>
          <w:lang w:eastAsia="en-US"/>
        </w:rPr>
      </w:pPr>
      <w:r>
        <w:rPr>
          <w:noProof/>
        </w:rPr>
        <w:t>2.3</w:t>
      </w:r>
      <w:r>
        <w:rPr>
          <w:rFonts w:asciiTheme="minorHAnsi" w:hAnsiTheme="minorHAnsi"/>
          <w:noProof/>
          <w:lang w:eastAsia="en-US"/>
        </w:rPr>
        <w:tab/>
      </w:r>
      <w:r>
        <w:rPr>
          <w:noProof/>
        </w:rPr>
        <w:t>Velocity Estimates at a Point</w:t>
      </w:r>
      <w:r>
        <w:rPr>
          <w:noProof/>
        </w:rPr>
        <w:tab/>
      </w:r>
      <w:r>
        <w:rPr>
          <w:noProof/>
        </w:rPr>
        <w:fldChar w:fldCharType="begin"/>
      </w:r>
      <w:r>
        <w:rPr>
          <w:noProof/>
        </w:rPr>
        <w:instrText xml:space="preserve"> PAGEREF _Toc507746013 \h </w:instrText>
      </w:r>
      <w:r>
        <w:rPr>
          <w:noProof/>
        </w:rPr>
      </w:r>
      <w:r>
        <w:rPr>
          <w:noProof/>
        </w:rPr>
        <w:fldChar w:fldCharType="separate"/>
      </w:r>
      <w:r>
        <w:rPr>
          <w:noProof/>
        </w:rPr>
        <w:t>10</w:t>
      </w:r>
      <w:r>
        <w:rPr>
          <w:noProof/>
        </w:rPr>
        <w:fldChar w:fldCharType="end"/>
      </w:r>
    </w:p>
    <w:p w14:paraId="682CAC14" w14:textId="77777777" w:rsidR="00327F7B" w:rsidRDefault="00327F7B">
      <w:pPr>
        <w:pStyle w:val="TOC3"/>
        <w:tabs>
          <w:tab w:val="left" w:pos="1937"/>
          <w:tab w:val="right" w:leader="dot" w:pos="8630"/>
        </w:tabs>
        <w:rPr>
          <w:rFonts w:asciiTheme="minorHAnsi" w:hAnsiTheme="minorHAnsi"/>
          <w:noProof/>
          <w:lang w:eastAsia="en-US"/>
        </w:rPr>
      </w:pPr>
      <w:r>
        <w:rPr>
          <w:noProof/>
        </w:rPr>
        <w:t>2.3.1</w:t>
      </w:r>
      <w:r>
        <w:rPr>
          <w:rFonts w:asciiTheme="minorHAnsi" w:hAnsiTheme="minorHAnsi"/>
          <w:noProof/>
          <w:lang w:eastAsia="en-US"/>
        </w:rPr>
        <w:tab/>
      </w:r>
      <w:r>
        <w:rPr>
          <w:noProof/>
        </w:rPr>
        <w:t>Ice Velocity Derived from Speckle Tracking Along a Single Orbit Track</w:t>
      </w:r>
      <w:r>
        <w:rPr>
          <w:noProof/>
        </w:rPr>
        <w:tab/>
      </w:r>
      <w:r>
        <w:rPr>
          <w:noProof/>
        </w:rPr>
        <w:fldChar w:fldCharType="begin"/>
      </w:r>
      <w:r>
        <w:rPr>
          <w:noProof/>
        </w:rPr>
        <w:instrText xml:space="preserve"> PAGEREF _Toc507746014 \h </w:instrText>
      </w:r>
      <w:r>
        <w:rPr>
          <w:noProof/>
        </w:rPr>
      </w:r>
      <w:r>
        <w:rPr>
          <w:noProof/>
        </w:rPr>
        <w:fldChar w:fldCharType="separate"/>
      </w:r>
      <w:r>
        <w:rPr>
          <w:noProof/>
        </w:rPr>
        <w:t>10</w:t>
      </w:r>
      <w:r>
        <w:rPr>
          <w:noProof/>
        </w:rPr>
        <w:fldChar w:fldCharType="end"/>
      </w:r>
    </w:p>
    <w:p w14:paraId="14D25ED9" w14:textId="77777777" w:rsidR="00327F7B" w:rsidRDefault="00327F7B">
      <w:pPr>
        <w:pStyle w:val="TOC2"/>
        <w:tabs>
          <w:tab w:val="left" w:pos="1680"/>
          <w:tab w:val="right" w:leader="dot" w:pos="8630"/>
        </w:tabs>
        <w:rPr>
          <w:rFonts w:asciiTheme="minorHAnsi" w:hAnsiTheme="minorHAnsi"/>
          <w:noProof/>
          <w:lang w:eastAsia="en-US"/>
        </w:rPr>
      </w:pPr>
      <w:r>
        <w:rPr>
          <w:noProof/>
        </w:rPr>
        <w:lastRenderedPageBreak/>
        <w:t>2.4</w:t>
      </w:r>
      <w:r>
        <w:rPr>
          <w:rFonts w:asciiTheme="minorHAnsi" w:hAnsiTheme="minorHAnsi"/>
          <w:noProof/>
          <w:lang w:eastAsia="en-US"/>
        </w:rPr>
        <w:tab/>
      </w:r>
      <w:r>
        <w:rPr>
          <w:noProof/>
        </w:rPr>
        <w:t>Ice Velocity Derived from Speckle Tracking and Interferometry Along Single Orbit Track</w:t>
      </w:r>
      <w:r>
        <w:rPr>
          <w:noProof/>
        </w:rPr>
        <w:tab/>
      </w:r>
      <w:r>
        <w:rPr>
          <w:noProof/>
        </w:rPr>
        <w:fldChar w:fldCharType="begin"/>
      </w:r>
      <w:r>
        <w:rPr>
          <w:noProof/>
        </w:rPr>
        <w:instrText xml:space="preserve"> PAGEREF _Toc507746015 \h </w:instrText>
      </w:r>
      <w:r>
        <w:rPr>
          <w:noProof/>
        </w:rPr>
      </w:r>
      <w:r>
        <w:rPr>
          <w:noProof/>
        </w:rPr>
        <w:fldChar w:fldCharType="separate"/>
      </w:r>
      <w:r>
        <w:rPr>
          <w:noProof/>
        </w:rPr>
        <w:t>12</w:t>
      </w:r>
      <w:r>
        <w:rPr>
          <w:noProof/>
        </w:rPr>
        <w:fldChar w:fldCharType="end"/>
      </w:r>
    </w:p>
    <w:p w14:paraId="658D6DAB" w14:textId="77777777" w:rsidR="00327F7B" w:rsidRDefault="00327F7B">
      <w:pPr>
        <w:pStyle w:val="TOC2"/>
        <w:tabs>
          <w:tab w:val="left" w:pos="1680"/>
          <w:tab w:val="right" w:leader="dot" w:pos="8630"/>
        </w:tabs>
        <w:rPr>
          <w:rFonts w:asciiTheme="minorHAnsi" w:hAnsiTheme="minorHAnsi"/>
          <w:noProof/>
          <w:lang w:eastAsia="en-US"/>
        </w:rPr>
      </w:pPr>
      <w:r>
        <w:rPr>
          <w:noProof/>
        </w:rPr>
        <w:t>2.5</w:t>
      </w:r>
      <w:r>
        <w:rPr>
          <w:rFonts w:asciiTheme="minorHAnsi" w:hAnsiTheme="minorHAnsi"/>
          <w:noProof/>
          <w:lang w:eastAsia="en-US"/>
        </w:rPr>
        <w:tab/>
      </w:r>
      <w:r>
        <w:rPr>
          <w:noProof/>
        </w:rPr>
        <w:t>Ice Velocity Derived from Interferometry from Crossing Orbits with Surface-Parallel Flow</w:t>
      </w:r>
      <w:r>
        <w:rPr>
          <w:noProof/>
        </w:rPr>
        <w:tab/>
      </w:r>
      <w:r>
        <w:rPr>
          <w:noProof/>
        </w:rPr>
        <w:fldChar w:fldCharType="begin"/>
      </w:r>
      <w:r>
        <w:rPr>
          <w:noProof/>
        </w:rPr>
        <w:instrText xml:space="preserve"> PAGEREF _Toc507746016 \h </w:instrText>
      </w:r>
      <w:r>
        <w:rPr>
          <w:noProof/>
        </w:rPr>
      </w:r>
      <w:r>
        <w:rPr>
          <w:noProof/>
        </w:rPr>
        <w:fldChar w:fldCharType="separate"/>
      </w:r>
      <w:r>
        <w:rPr>
          <w:noProof/>
        </w:rPr>
        <w:t>12</w:t>
      </w:r>
      <w:r>
        <w:rPr>
          <w:noProof/>
        </w:rPr>
        <w:fldChar w:fldCharType="end"/>
      </w:r>
    </w:p>
    <w:p w14:paraId="7DB513DB" w14:textId="77777777" w:rsidR="00327F7B" w:rsidRDefault="00327F7B">
      <w:pPr>
        <w:pStyle w:val="TOC2"/>
        <w:tabs>
          <w:tab w:val="left" w:pos="1680"/>
          <w:tab w:val="right" w:leader="dot" w:pos="8630"/>
        </w:tabs>
        <w:rPr>
          <w:rFonts w:asciiTheme="minorHAnsi" w:hAnsiTheme="minorHAnsi"/>
          <w:noProof/>
          <w:lang w:eastAsia="en-US"/>
        </w:rPr>
      </w:pPr>
      <w:r>
        <w:rPr>
          <w:noProof/>
        </w:rPr>
        <w:t>2.6</w:t>
      </w:r>
      <w:r>
        <w:rPr>
          <w:rFonts w:asciiTheme="minorHAnsi" w:hAnsiTheme="minorHAnsi"/>
          <w:noProof/>
          <w:lang w:eastAsia="en-US"/>
        </w:rPr>
        <w:tab/>
      </w:r>
      <w:r>
        <w:rPr>
          <w:noProof/>
        </w:rPr>
        <w:t>Ice Velocity Derived from Speckle Tracking from Crossing Orbits with Surface-Parallel Flow</w:t>
      </w:r>
      <w:r>
        <w:rPr>
          <w:noProof/>
        </w:rPr>
        <w:tab/>
      </w:r>
      <w:r>
        <w:rPr>
          <w:noProof/>
        </w:rPr>
        <w:fldChar w:fldCharType="begin"/>
      </w:r>
      <w:r>
        <w:rPr>
          <w:noProof/>
        </w:rPr>
        <w:instrText xml:space="preserve"> PAGEREF _Toc507746017 \h </w:instrText>
      </w:r>
      <w:r>
        <w:rPr>
          <w:noProof/>
        </w:rPr>
      </w:r>
      <w:r>
        <w:rPr>
          <w:noProof/>
        </w:rPr>
        <w:fldChar w:fldCharType="separate"/>
      </w:r>
      <w:r>
        <w:rPr>
          <w:noProof/>
        </w:rPr>
        <w:t>14</w:t>
      </w:r>
      <w:r>
        <w:rPr>
          <w:noProof/>
        </w:rPr>
        <w:fldChar w:fldCharType="end"/>
      </w:r>
    </w:p>
    <w:p w14:paraId="26C7B77D" w14:textId="77777777" w:rsidR="00327F7B" w:rsidRDefault="00327F7B">
      <w:pPr>
        <w:pStyle w:val="TOC2"/>
        <w:tabs>
          <w:tab w:val="left" w:pos="1680"/>
          <w:tab w:val="right" w:leader="dot" w:pos="8630"/>
        </w:tabs>
        <w:rPr>
          <w:rFonts w:asciiTheme="minorHAnsi" w:hAnsiTheme="minorHAnsi"/>
          <w:noProof/>
          <w:lang w:eastAsia="en-US"/>
        </w:rPr>
      </w:pPr>
      <w:r>
        <w:rPr>
          <w:noProof/>
        </w:rPr>
        <w:t>2.7</w:t>
      </w:r>
      <w:r>
        <w:rPr>
          <w:rFonts w:asciiTheme="minorHAnsi" w:hAnsiTheme="minorHAnsi"/>
          <w:noProof/>
          <w:lang w:eastAsia="en-US"/>
        </w:rPr>
        <w:tab/>
      </w:r>
      <w:r>
        <w:rPr>
          <w:noProof/>
        </w:rPr>
        <w:t>Ice Velocity Mosaicking</w:t>
      </w:r>
      <w:r>
        <w:rPr>
          <w:noProof/>
        </w:rPr>
        <w:tab/>
      </w:r>
      <w:r>
        <w:rPr>
          <w:noProof/>
        </w:rPr>
        <w:fldChar w:fldCharType="begin"/>
      </w:r>
      <w:r>
        <w:rPr>
          <w:noProof/>
        </w:rPr>
        <w:instrText xml:space="preserve"> PAGEREF _Toc507746018 \h </w:instrText>
      </w:r>
      <w:r>
        <w:rPr>
          <w:noProof/>
        </w:rPr>
      </w:r>
      <w:r>
        <w:rPr>
          <w:noProof/>
        </w:rPr>
        <w:fldChar w:fldCharType="separate"/>
      </w:r>
      <w:r>
        <w:rPr>
          <w:noProof/>
        </w:rPr>
        <w:t>14</w:t>
      </w:r>
      <w:r>
        <w:rPr>
          <w:noProof/>
        </w:rPr>
        <w:fldChar w:fldCharType="end"/>
      </w:r>
    </w:p>
    <w:p w14:paraId="56D704DC" w14:textId="77777777" w:rsidR="00327F7B" w:rsidRDefault="00327F7B">
      <w:pPr>
        <w:pStyle w:val="TOC3"/>
        <w:tabs>
          <w:tab w:val="left" w:pos="1937"/>
          <w:tab w:val="right" w:leader="dot" w:pos="8630"/>
        </w:tabs>
        <w:rPr>
          <w:rFonts w:asciiTheme="minorHAnsi" w:hAnsiTheme="minorHAnsi"/>
          <w:noProof/>
          <w:lang w:eastAsia="en-US"/>
        </w:rPr>
      </w:pPr>
      <w:r>
        <w:rPr>
          <w:noProof/>
        </w:rPr>
        <w:t>2.7.1</w:t>
      </w:r>
      <w:r>
        <w:rPr>
          <w:rFonts w:asciiTheme="minorHAnsi" w:hAnsiTheme="minorHAnsi"/>
          <w:noProof/>
          <w:lang w:eastAsia="en-US"/>
        </w:rPr>
        <w:tab/>
      </w:r>
      <w:r>
        <w:rPr>
          <w:noProof/>
        </w:rPr>
        <w:t>Combined Estimate</w:t>
      </w:r>
      <w:r>
        <w:rPr>
          <w:noProof/>
        </w:rPr>
        <w:tab/>
      </w:r>
      <w:r>
        <w:rPr>
          <w:noProof/>
        </w:rPr>
        <w:fldChar w:fldCharType="begin"/>
      </w:r>
      <w:r>
        <w:rPr>
          <w:noProof/>
        </w:rPr>
        <w:instrText xml:space="preserve"> PAGEREF _Toc507746019 \h </w:instrText>
      </w:r>
      <w:r>
        <w:rPr>
          <w:noProof/>
        </w:rPr>
      </w:r>
      <w:r>
        <w:rPr>
          <w:noProof/>
        </w:rPr>
        <w:fldChar w:fldCharType="separate"/>
      </w:r>
      <w:r>
        <w:rPr>
          <w:noProof/>
        </w:rPr>
        <w:t>15</w:t>
      </w:r>
      <w:r>
        <w:rPr>
          <w:noProof/>
        </w:rPr>
        <w:fldChar w:fldCharType="end"/>
      </w:r>
    </w:p>
    <w:p w14:paraId="11E24C95" w14:textId="77777777" w:rsidR="00327F7B" w:rsidRDefault="00327F7B">
      <w:pPr>
        <w:pStyle w:val="TOC3"/>
        <w:tabs>
          <w:tab w:val="left" w:pos="1937"/>
          <w:tab w:val="right" w:leader="dot" w:pos="8630"/>
        </w:tabs>
        <w:rPr>
          <w:rFonts w:asciiTheme="minorHAnsi" w:hAnsiTheme="minorHAnsi"/>
          <w:noProof/>
          <w:lang w:eastAsia="en-US"/>
        </w:rPr>
      </w:pPr>
      <w:r>
        <w:rPr>
          <w:noProof/>
        </w:rPr>
        <w:t>2.7.2</w:t>
      </w:r>
      <w:r>
        <w:rPr>
          <w:rFonts w:asciiTheme="minorHAnsi" w:hAnsiTheme="minorHAnsi"/>
          <w:noProof/>
          <w:lang w:eastAsia="en-US"/>
        </w:rPr>
        <w:tab/>
      </w:r>
      <w:r>
        <w:rPr>
          <w:noProof/>
        </w:rPr>
        <w:t>Feathering</w:t>
      </w:r>
      <w:r>
        <w:rPr>
          <w:noProof/>
        </w:rPr>
        <w:tab/>
      </w:r>
      <w:r>
        <w:rPr>
          <w:noProof/>
        </w:rPr>
        <w:fldChar w:fldCharType="begin"/>
      </w:r>
      <w:r>
        <w:rPr>
          <w:noProof/>
        </w:rPr>
        <w:instrText xml:space="preserve"> PAGEREF _Toc507746020 \h </w:instrText>
      </w:r>
      <w:r>
        <w:rPr>
          <w:noProof/>
        </w:rPr>
      </w:r>
      <w:r>
        <w:rPr>
          <w:noProof/>
        </w:rPr>
        <w:fldChar w:fldCharType="separate"/>
      </w:r>
      <w:r>
        <w:rPr>
          <w:noProof/>
        </w:rPr>
        <w:t>16</w:t>
      </w:r>
      <w:r>
        <w:rPr>
          <w:noProof/>
        </w:rPr>
        <w:fldChar w:fldCharType="end"/>
      </w:r>
    </w:p>
    <w:p w14:paraId="31A0AFBF" w14:textId="77777777" w:rsidR="00327F7B" w:rsidRDefault="00327F7B">
      <w:pPr>
        <w:pStyle w:val="TOC3"/>
        <w:tabs>
          <w:tab w:val="left" w:pos="1937"/>
          <w:tab w:val="right" w:leader="dot" w:pos="8630"/>
        </w:tabs>
        <w:rPr>
          <w:rFonts w:asciiTheme="minorHAnsi" w:hAnsiTheme="minorHAnsi"/>
          <w:noProof/>
          <w:lang w:eastAsia="en-US"/>
        </w:rPr>
      </w:pPr>
      <w:r>
        <w:rPr>
          <w:noProof/>
        </w:rPr>
        <w:t>2.7.3</w:t>
      </w:r>
      <w:r>
        <w:rPr>
          <w:rFonts w:asciiTheme="minorHAnsi" w:hAnsiTheme="minorHAnsi"/>
          <w:noProof/>
          <w:lang w:eastAsia="en-US"/>
        </w:rPr>
        <w:tab/>
      </w:r>
      <w:r>
        <w:rPr>
          <w:noProof/>
        </w:rPr>
        <w:t>Final Product</w:t>
      </w:r>
      <w:r>
        <w:rPr>
          <w:noProof/>
        </w:rPr>
        <w:tab/>
      </w:r>
      <w:r>
        <w:rPr>
          <w:noProof/>
        </w:rPr>
        <w:fldChar w:fldCharType="begin"/>
      </w:r>
      <w:r>
        <w:rPr>
          <w:noProof/>
        </w:rPr>
        <w:instrText xml:space="preserve"> PAGEREF _Toc507746021 \h </w:instrText>
      </w:r>
      <w:r>
        <w:rPr>
          <w:noProof/>
        </w:rPr>
      </w:r>
      <w:r>
        <w:rPr>
          <w:noProof/>
        </w:rPr>
        <w:fldChar w:fldCharType="separate"/>
      </w:r>
      <w:r>
        <w:rPr>
          <w:noProof/>
        </w:rPr>
        <w:t>17</w:t>
      </w:r>
      <w:r>
        <w:rPr>
          <w:noProof/>
        </w:rPr>
        <w:fldChar w:fldCharType="end"/>
      </w:r>
    </w:p>
    <w:p w14:paraId="7C82EE07" w14:textId="77777777" w:rsidR="00327F7B" w:rsidRDefault="00327F7B">
      <w:pPr>
        <w:pStyle w:val="TOC2"/>
        <w:tabs>
          <w:tab w:val="left" w:pos="1680"/>
          <w:tab w:val="right" w:leader="dot" w:pos="8630"/>
        </w:tabs>
        <w:rPr>
          <w:rFonts w:asciiTheme="minorHAnsi" w:hAnsiTheme="minorHAnsi"/>
          <w:noProof/>
          <w:lang w:eastAsia="en-US"/>
        </w:rPr>
      </w:pPr>
      <w:r>
        <w:rPr>
          <w:noProof/>
        </w:rPr>
        <w:t>2.8</w:t>
      </w:r>
      <w:r>
        <w:rPr>
          <w:rFonts w:asciiTheme="minorHAnsi" w:hAnsiTheme="minorHAnsi"/>
          <w:noProof/>
          <w:lang w:eastAsia="en-US"/>
        </w:rPr>
        <w:tab/>
      </w:r>
      <w:r>
        <w:rPr>
          <w:noProof/>
        </w:rPr>
        <w:t>Calibration</w:t>
      </w:r>
      <w:r>
        <w:rPr>
          <w:noProof/>
        </w:rPr>
        <w:tab/>
      </w:r>
      <w:r>
        <w:rPr>
          <w:noProof/>
        </w:rPr>
        <w:fldChar w:fldCharType="begin"/>
      </w:r>
      <w:r>
        <w:rPr>
          <w:noProof/>
        </w:rPr>
        <w:instrText xml:space="preserve"> PAGEREF _Toc507746022 \h </w:instrText>
      </w:r>
      <w:r>
        <w:rPr>
          <w:noProof/>
        </w:rPr>
      </w:r>
      <w:r>
        <w:rPr>
          <w:noProof/>
        </w:rPr>
        <w:fldChar w:fldCharType="separate"/>
      </w:r>
      <w:r>
        <w:rPr>
          <w:noProof/>
        </w:rPr>
        <w:t>17</w:t>
      </w:r>
      <w:r>
        <w:rPr>
          <w:noProof/>
        </w:rPr>
        <w:fldChar w:fldCharType="end"/>
      </w:r>
    </w:p>
    <w:p w14:paraId="45F272DC" w14:textId="77777777" w:rsidR="00327F7B" w:rsidRDefault="00327F7B">
      <w:pPr>
        <w:pStyle w:val="TOC1"/>
        <w:tabs>
          <w:tab w:val="left" w:pos="1200"/>
          <w:tab w:val="right" w:leader="dot" w:pos="8630"/>
        </w:tabs>
        <w:rPr>
          <w:rFonts w:asciiTheme="minorHAnsi" w:hAnsiTheme="minorHAnsi"/>
          <w:noProof/>
          <w:lang w:eastAsia="en-US"/>
        </w:rPr>
      </w:pPr>
      <w:r>
        <w:rPr>
          <w:noProof/>
        </w:rPr>
        <w:t>3</w:t>
      </w:r>
      <w:r>
        <w:rPr>
          <w:rFonts w:asciiTheme="minorHAnsi" w:hAnsiTheme="minorHAnsi"/>
          <w:noProof/>
          <w:lang w:eastAsia="en-US"/>
        </w:rPr>
        <w:tab/>
      </w:r>
      <w:r>
        <w:rPr>
          <w:noProof/>
        </w:rPr>
        <w:t>References</w:t>
      </w:r>
      <w:r>
        <w:rPr>
          <w:noProof/>
        </w:rPr>
        <w:tab/>
      </w:r>
      <w:r>
        <w:rPr>
          <w:noProof/>
        </w:rPr>
        <w:fldChar w:fldCharType="begin"/>
      </w:r>
      <w:r>
        <w:rPr>
          <w:noProof/>
        </w:rPr>
        <w:instrText xml:space="preserve"> PAGEREF _Toc507746023 \h </w:instrText>
      </w:r>
      <w:r>
        <w:rPr>
          <w:noProof/>
        </w:rPr>
      </w:r>
      <w:r>
        <w:rPr>
          <w:noProof/>
        </w:rPr>
        <w:fldChar w:fldCharType="separate"/>
      </w:r>
      <w:r>
        <w:rPr>
          <w:noProof/>
        </w:rPr>
        <w:t>18</w:t>
      </w:r>
      <w:r>
        <w:rPr>
          <w:noProof/>
        </w:rPr>
        <w:fldChar w:fldCharType="end"/>
      </w:r>
    </w:p>
    <w:p w14:paraId="012D468E" w14:textId="77777777" w:rsidR="001F7D87" w:rsidRDefault="001F7D87" w:rsidP="001F7D87">
      <w:pPr>
        <w:sectPr w:rsidR="001F7D87" w:rsidSect="008401A4">
          <w:footerReference w:type="even" r:id="rId8"/>
          <w:footerReference w:type="default" r:id="rId9"/>
          <w:footerReference w:type="first" r:id="rId10"/>
          <w:pgSz w:w="12240" w:h="15840"/>
          <w:pgMar w:top="1440" w:right="1800" w:bottom="1440" w:left="1800" w:header="720" w:footer="720" w:gutter="0"/>
          <w:pgNumType w:fmt="lowerRoman"/>
          <w:cols w:space="720"/>
          <w:titlePg/>
        </w:sectPr>
      </w:pPr>
      <w:r>
        <w:fldChar w:fldCharType="end"/>
      </w:r>
    </w:p>
    <w:p w14:paraId="40F866E4" w14:textId="77777777" w:rsidR="001F7D87" w:rsidRDefault="001F7D87" w:rsidP="001F7D87">
      <w:pPr>
        <w:pStyle w:val="Heading1"/>
      </w:pPr>
      <w:bookmarkStart w:id="1" w:name="_Toc308440842"/>
      <w:bookmarkStart w:id="2" w:name="_Toc507745995"/>
      <w:r>
        <w:lastRenderedPageBreak/>
        <w:t>INTRODUCTION</w:t>
      </w:r>
      <w:bookmarkEnd w:id="1"/>
      <w:bookmarkEnd w:id="2"/>
    </w:p>
    <w:p w14:paraId="1490003D" w14:textId="77777777" w:rsidR="001F7D87" w:rsidRDefault="001F7D87" w:rsidP="001F7D87">
      <w:pPr>
        <w:pStyle w:val="Heading2"/>
      </w:pPr>
      <w:bookmarkStart w:id="3" w:name="_Toc507745996"/>
      <w:r>
        <w:t>Purpose of Document</w:t>
      </w:r>
      <w:bookmarkEnd w:id="3"/>
    </w:p>
    <w:p w14:paraId="7365E711" w14:textId="77777777" w:rsidR="001F7D87" w:rsidRDefault="001F7D87" w:rsidP="001F7D87">
      <w:pPr>
        <w:widowControl w:val="0"/>
        <w:autoSpaceDE w:val="0"/>
        <w:autoSpaceDN w:val="0"/>
        <w:adjustRightInd w:val="0"/>
        <w:ind w:firstLine="360"/>
        <w:rPr>
          <w:rFonts w:ascii="Times New Roman" w:hAnsi="Times New Roman" w:cs="Times New Roman"/>
        </w:rPr>
      </w:pPr>
      <w:r w:rsidRPr="00F94A75">
        <w:rPr>
          <w:rFonts w:ascii="Times New Roman" w:hAnsi="Times New Roman" w:cs="Times New Roman"/>
        </w:rPr>
        <w:t xml:space="preserve">This document is the Algorithm Theoretical Basis Document (ATBD) for the NISAR </w:t>
      </w:r>
      <w:r>
        <w:rPr>
          <w:rFonts w:ascii="Times New Roman" w:hAnsi="Times New Roman" w:cs="Times New Roman"/>
        </w:rPr>
        <w:t>ice-sheet and glacier L3 products.</w:t>
      </w:r>
    </w:p>
    <w:p w14:paraId="275E7F3F" w14:textId="77777777" w:rsidR="001F7D87" w:rsidRDefault="001F7D87" w:rsidP="001F7D87">
      <w:pPr>
        <w:pStyle w:val="Heading2"/>
      </w:pPr>
      <w:bookmarkStart w:id="4" w:name="_Toc507745997"/>
      <w:r>
        <w:t>Scope of the Document</w:t>
      </w:r>
      <w:bookmarkEnd w:id="4"/>
    </w:p>
    <w:p w14:paraId="6F446854" w14:textId="77777777" w:rsidR="001F7D87" w:rsidRDefault="001F7D87" w:rsidP="001F7D87">
      <w:r>
        <w:t>This document describes the theoretical basis algorithms used to determine ice-sheet velocity using a combination of speckle-tracking and interferometric phase. By way of explanation, a basic implementation is outlined. The same set of core algorithms could be implemented with variations on the approach described here.</w:t>
      </w:r>
    </w:p>
    <w:p w14:paraId="2E63538E" w14:textId="77777777" w:rsidR="001F7D87" w:rsidRDefault="001F7D87" w:rsidP="001F7D87">
      <w:pPr>
        <w:pStyle w:val="Heading2"/>
      </w:pPr>
      <w:bookmarkStart w:id="5" w:name="_Toc507745998"/>
      <w:r>
        <w:t>Applicable and Reference Documents</w:t>
      </w:r>
      <w:bookmarkEnd w:id="5"/>
    </w:p>
    <w:p w14:paraId="33893DF0" w14:textId="77777777" w:rsidR="001F7D87" w:rsidRDefault="001F7D87" w:rsidP="001F7D87">
      <w:r w:rsidRPr="00FC5833">
        <w:t>Applicable documents levy requirements on areas addressed in this document. Reference documents provide additional information to readers. In case of conflict between the applicable documents and this document, the Project shall review the conflict to find the most effective resolution.</w:t>
      </w:r>
    </w:p>
    <w:p w14:paraId="3319E160" w14:textId="77777777" w:rsidR="001F7D87" w:rsidRPr="00FC5833" w:rsidRDefault="001F7D87" w:rsidP="001F7D87">
      <w:pPr>
        <w:pStyle w:val="BodyNISAR"/>
      </w:pPr>
      <w:r w:rsidRPr="00FC5833">
        <w:t>Applicable Documents</w:t>
      </w:r>
    </w:p>
    <w:p w14:paraId="02E7FAC4" w14:textId="77777777" w:rsidR="001F7D87" w:rsidRPr="00FC5833" w:rsidRDefault="001F7D87" w:rsidP="001F7D87">
      <w:pPr>
        <w:pStyle w:val="BodyNISAR"/>
        <w:numPr>
          <w:ilvl w:val="0"/>
          <w:numId w:val="34"/>
        </w:numPr>
        <w:ind w:left="360"/>
      </w:pPr>
      <w:r w:rsidRPr="00FC5833">
        <w:t>AD1: NISAR Calibration and Validation Plan, JPL D-TBD, June 3, 2016.</w:t>
      </w:r>
    </w:p>
    <w:p w14:paraId="188BF158" w14:textId="77777777" w:rsidR="001F7D87" w:rsidRPr="00FC5833" w:rsidRDefault="001F7D87" w:rsidP="001F7D87">
      <w:pPr>
        <w:pStyle w:val="BodyNISAR"/>
        <w:numPr>
          <w:ilvl w:val="0"/>
          <w:numId w:val="34"/>
        </w:numPr>
        <w:ind w:left="360"/>
      </w:pPr>
      <w:r w:rsidRPr="00FC5833">
        <w:t>AD2: NISAR Science Data Management and Archive Plan, JPL D-80828, June 1, 2016.</w:t>
      </w:r>
    </w:p>
    <w:p w14:paraId="4BB68307" w14:textId="77777777" w:rsidR="001F7D87" w:rsidRPr="00FC5833" w:rsidRDefault="001F7D87" w:rsidP="001F7D87">
      <w:pPr>
        <w:pStyle w:val="BodyNISAR"/>
        <w:numPr>
          <w:ilvl w:val="0"/>
          <w:numId w:val="34"/>
        </w:numPr>
        <w:ind w:left="360"/>
      </w:pPr>
      <w:r w:rsidRPr="00FC5833">
        <w:t>AD3: NISAR Science Management Plan, JPL D-76340, May 29, 2016.</w:t>
      </w:r>
    </w:p>
    <w:p w14:paraId="33CD8E04" w14:textId="77777777" w:rsidR="001F7D87" w:rsidRDefault="001F7D87" w:rsidP="001F7D87">
      <w:pPr>
        <w:pStyle w:val="BodyNISAR"/>
        <w:numPr>
          <w:ilvl w:val="0"/>
          <w:numId w:val="34"/>
        </w:numPr>
        <w:ind w:left="360"/>
      </w:pPr>
      <w:r w:rsidRPr="00FC5833">
        <w:t>AD4: NISAR NASA SDS Software Management Plan, JPL D-95656, January 2017.</w:t>
      </w:r>
    </w:p>
    <w:p w14:paraId="6FCE0D8F" w14:textId="77777777" w:rsidR="001F7D87" w:rsidRPr="00FC5833" w:rsidRDefault="001F7D87" w:rsidP="001F7D87">
      <w:pPr>
        <w:pStyle w:val="BodyNISAR"/>
      </w:pPr>
      <w:r w:rsidRPr="00FC5833">
        <w:t>Reference Documents</w:t>
      </w:r>
    </w:p>
    <w:p w14:paraId="4EEB2C8C" w14:textId="77777777" w:rsidR="001F7D87" w:rsidRPr="00FC5833" w:rsidRDefault="001F7D87" w:rsidP="001F7D87">
      <w:pPr>
        <w:pStyle w:val="BodyNISAR"/>
        <w:numPr>
          <w:ilvl w:val="0"/>
          <w:numId w:val="33"/>
        </w:numPr>
        <w:ind w:left="360"/>
      </w:pPr>
      <w:r w:rsidRPr="00FC5833">
        <w:t>RD1:  NISAR NASA SDS Product Description, JPL D-95672, January 2017.</w:t>
      </w:r>
    </w:p>
    <w:p w14:paraId="2F18CB9B" w14:textId="77777777" w:rsidR="001F7D87" w:rsidRPr="000405DC" w:rsidRDefault="001F7D87" w:rsidP="001F7D87">
      <w:pPr>
        <w:pStyle w:val="BodyNISAR"/>
        <w:numPr>
          <w:ilvl w:val="0"/>
          <w:numId w:val="33"/>
        </w:numPr>
        <w:ind w:left="360"/>
      </w:pPr>
      <w:r w:rsidRPr="00FC5833">
        <w:t xml:space="preserve">RD2: NISAR NASA SDS </w:t>
      </w:r>
      <w:r>
        <w:t>ATBD</w:t>
      </w:r>
      <w:r w:rsidRPr="00FC5833">
        <w:t>, JPL D-95677, January 2017.</w:t>
      </w:r>
    </w:p>
    <w:p w14:paraId="6547BD7E" w14:textId="77777777" w:rsidR="001F7D87" w:rsidRDefault="001F7D87" w:rsidP="001F7D87">
      <w:pPr>
        <w:pStyle w:val="Heading3"/>
      </w:pPr>
      <w:bookmarkStart w:id="6" w:name="_Toc308440844"/>
      <w:bookmarkStart w:id="7" w:name="_Toc507745999"/>
      <w:r>
        <w:t>Background and Science Objectives</w:t>
      </w:r>
      <w:bookmarkEnd w:id="6"/>
      <w:bookmarkEnd w:id="7"/>
    </w:p>
    <w:p w14:paraId="0C3D6FDB" w14:textId="77777777" w:rsidR="001F7D87" w:rsidRDefault="001F7D87" w:rsidP="001F7D87">
      <w:r>
        <w:t>A major objective for NISAR is to collect data to measure velocity over the Greenland and Antarctic ice sheets through time. These same data will be used to determine the time-varying position of the grounding line around Antarctica and on floating ice tongues in Greenland. Thus, the project-produced products are designed to demonstrate and validate the following requirements:</w:t>
      </w:r>
    </w:p>
    <w:p w14:paraId="2BF8D94F" w14:textId="77777777" w:rsidR="001F7D87" w:rsidRDefault="001F7D87" w:rsidP="001F7D87">
      <w:pPr>
        <w:ind w:left="720" w:firstLine="0"/>
      </w:pPr>
      <w:r w:rsidRPr="00D82CCC">
        <w:rPr>
          <w:b/>
        </w:rPr>
        <w:t>L2 Requirement 445</w:t>
      </w:r>
      <w:r>
        <w:t xml:space="preserve">: </w:t>
      </w:r>
      <w:r w:rsidRPr="00F26E51">
        <w:t>The NISAR project shall measure the vertical differential displacement of all floating ice shelves and ice tongues with vertical accuracy of 100 mm at 100-m resolution annually (&gt; 95% coverage) and monthly (&gt;50% coverage).</w:t>
      </w:r>
    </w:p>
    <w:p w14:paraId="04B580BF" w14:textId="77777777" w:rsidR="001F7D87" w:rsidRDefault="001F7D87" w:rsidP="001F7D87">
      <w:pPr>
        <w:ind w:left="720" w:firstLine="0"/>
        <w:rPr>
          <w:rFonts w:ascii="Arial Narrow" w:hAnsi="Arial Narrow" w:cs="Arial Narrow"/>
          <w:color w:val="000000"/>
          <w:sz w:val="22"/>
          <w:szCs w:val="22"/>
        </w:rPr>
      </w:pPr>
      <w:r w:rsidRPr="00D82CCC">
        <w:rPr>
          <w:b/>
        </w:rPr>
        <w:lastRenderedPageBreak/>
        <w:t>L2 Requirement 667</w:t>
      </w:r>
      <w:r>
        <w:t xml:space="preserve">: The NISAR Project shall measure ice sheet (&gt; 90% coverage, including both poles) and glaciers and ice-caps (&gt; 80% coverage) horizontal velocity each cold season to an accuracy better than the sum of 3% of the horizontal velocity </w:t>
      </w:r>
      <w:r w:rsidRPr="003E2808">
        <w:t>magnitude a</w:t>
      </w:r>
      <w:r>
        <w:t>nd 1 m/yr (1-sigma), at 100-m resolution in areas of slow deformation (&lt; 50 m/yr)</w:t>
      </w:r>
      <w:r>
        <w:rPr>
          <w:rFonts w:ascii="Arial Narrow" w:hAnsi="Arial Narrow" w:cs="Arial Narrow"/>
          <w:color w:val="000000"/>
          <w:sz w:val="22"/>
          <w:szCs w:val="22"/>
        </w:rPr>
        <w:t>.</w:t>
      </w:r>
    </w:p>
    <w:p w14:paraId="4218D915" w14:textId="77777777" w:rsidR="001F7D87" w:rsidRDefault="001F7D87" w:rsidP="001F7D87">
      <w:pPr>
        <w:ind w:left="720" w:firstLine="0"/>
      </w:pPr>
      <w:r w:rsidRPr="00D82CCC">
        <w:rPr>
          <w:b/>
        </w:rPr>
        <w:t>L2 Requirement 668</w:t>
      </w:r>
      <w:r>
        <w:t>: The NISAR Project shall measure ice sheet horizontal velocity (90% coverage, including both poles</w:t>
      </w:r>
      <w:r w:rsidRPr="00C13FBB">
        <w:t>) to an accuracy better than 3% of the horizontal velocity magnitude plus 5 m/yr (1-sigma), at 250-m resolution each cold season in areas of fast deformation (&gt;50 m/yr).</w:t>
      </w:r>
    </w:p>
    <w:p w14:paraId="4E4CCF39" w14:textId="77777777" w:rsidR="001F7D87" w:rsidRDefault="001F7D87" w:rsidP="001F7D87">
      <w:pPr>
        <w:ind w:left="720" w:firstLine="0"/>
      </w:pPr>
      <w:r w:rsidRPr="00D82CCC">
        <w:rPr>
          <w:b/>
        </w:rPr>
        <w:t>L2 Requirement 738</w:t>
      </w:r>
      <w:r>
        <w:t xml:space="preserve">: </w:t>
      </w:r>
      <w:r w:rsidRPr="000750E5">
        <w:t>The NISAR Project shall measure time-varying horizontal velocities of ice-sheets at near-weekly sampling intervals in areas of potential rapid (e.g., outlet glaciers) or seasonal change to an accuracy better than 3% of the horizontal velocity magnitude plus 10 m/yr (1-sigma) at 500-m resolution (&gt; 80% coverage).</w:t>
      </w:r>
    </w:p>
    <w:p w14:paraId="73B69A51" w14:textId="77777777" w:rsidR="001F7D87" w:rsidRDefault="001F7D87" w:rsidP="001F7D87">
      <w:pPr>
        <w:pStyle w:val="Heading2"/>
      </w:pPr>
      <w:bookmarkStart w:id="8" w:name="_Toc308440849"/>
      <w:bookmarkStart w:id="9" w:name="_Toc507746000"/>
      <w:r>
        <w:t>Product/Algorithm Objectives</w:t>
      </w:r>
      <w:bookmarkEnd w:id="8"/>
      <w:bookmarkEnd w:id="9"/>
    </w:p>
    <w:p w14:paraId="3F4B02BF" w14:textId="77777777" w:rsidR="001F7D87" w:rsidRDefault="001F7D87" w:rsidP="001F7D87">
      <w:r>
        <w:t>The Science Team (ST) and the Project Science Team (PST) shall produce the following ice-sheet demonstration/validation products</w:t>
      </w:r>
    </w:p>
    <w:p w14:paraId="3BB533D3" w14:textId="77777777" w:rsidR="001F7D87" w:rsidRDefault="001F7D87" w:rsidP="001F7D87">
      <w:pPr>
        <w:pStyle w:val="ListParagraph"/>
        <w:numPr>
          <w:ilvl w:val="0"/>
          <w:numId w:val="5"/>
        </w:numPr>
        <w:spacing w:before="120" w:after="120"/>
      </w:pPr>
      <w:r>
        <w:t>Ice sheet velocity products at time scales of 12-days to a year for validation purposes. Examples of such products are velocity maps covering the GPS validation sites, areas with that overlap with coverage provided by other sensors, and stationary areas adjacent to the ice sheet (e.g., bedrock outcrops).</w:t>
      </w:r>
    </w:p>
    <w:p w14:paraId="319208B5" w14:textId="77777777" w:rsidR="001F7D87" w:rsidRDefault="001F7D87" w:rsidP="001F7D87">
      <w:pPr>
        <w:pStyle w:val="ListParagraph"/>
        <w:numPr>
          <w:ilvl w:val="0"/>
          <w:numId w:val="5"/>
        </w:numPr>
        <w:spacing w:before="120" w:after="120"/>
      </w:pPr>
      <w:r>
        <w:t>Differential tidal displacement maps to validate grounding line requirements.</w:t>
      </w:r>
    </w:p>
    <w:p w14:paraId="4A64E68A" w14:textId="77777777" w:rsidR="001F7D87" w:rsidRDefault="001F7D87" w:rsidP="001F7D87">
      <w:pPr>
        <w:pStyle w:val="ListParagraph"/>
        <w:numPr>
          <w:ilvl w:val="0"/>
          <w:numId w:val="5"/>
        </w:numPr>
        <w:spacing w:before="120" w:after="120"/>
      </w:pPr>
      <w:r>
        <w:t>Velocity estimates to validate the mountain glacier measurement goals.</w:t>
      </w:r>
    </w:p>
    <w:p w14:paraId="1BED0D5C" w14:textId="77777777" w:rsidR="001F7D87" w:rsidRDefault="001F7D87" w:rsidP="001F7D87">
      <w:pPr>
        <w:pStyle w:val="ListParagraph"/>
        <w:numPr>
          <w:ilvl w:val="0"/>
          <w:numId w:val="5"/>
        </w:numPr>
        <w:spacing w:before="120" w:after="120"/>
      </w:pPr>
      <w:r>
        <w:t>A limited set of demonstration products within budgetary limitations.</w:t>
      </w:r>
    </w:p>
    <w:p w14:paraId="70263200" w14:textId="77777777" w:rsidR="001F7D87" w:rsidRDefault="001F7D87" w:rsidP="001F7D87">
      <w:r>
        <w:t>These products are designed to validate the Level-2 and by extension the Level-1 requirements, but not to completely fulfill them [AD-1]. While data will be collected to meet the requirement throughout the mission, the bulk of the processing to fully meet the requirements will be carried out by the scientific community at large, with funding external to the project [AD1-4].</w:t>
      </w:r>
    </w:p>
    <w:p w14:paraId="045910F5" w14:textId="77777777" w:rsidR="001F7D87" w:rsidRDefault="001F7D87" w:rsidP="001F7D87">
      <w:pPr>
        <w:pStyle w:val="Heading3"/>
      </w:pPr>
      <w:bookmarkStart w:id="10" w:name="_Toc308440845"/>
      <w:bookmarkStart w:id="11" w:name="_Toc507746001"/>
      <w:r>
        <w:t>Measurement Approach</w:t>
      </w:r>
      <w:bookmarkEnd w:id="10"/>
      <w:bookmarkEnd w:id="11"/>
    </w:p>
    <w:p w14:paraId="67EC2A4B" w14:textId="77777777" w:rsidR="001F7D87" w:rsidRDefault="001F7D87" w:rsidP="001F7D87">
      <w:r>
        <w:t xml:space="preserve">For slow-moving areas (&lt;50 m/yr) and some fast moving areas where the data are conducive to such measurement, horizontal velocity will be measured using radar-line-of sight determined from the interferometric phase from at least two crossing orbit tracks (i.e., ascending/descending) under the assumption that flow is parallel to the known surface </w:t>
      </w:r>
      <w:r>
        <w:fldChar w:fldCharType="begin"/>
      </w:r>
      <w:r w:rsidR="003F4381">
        <w:instrText xml:space="preserve"> ADDIN PAPERS2_CITATIONS &lt;citation&gt;&lt;uuid&gt;A2BCEDE1-C401-47A9-8A53-8977BE7D7DC5&lt;/uuid&gt;&lt;priority&gt;0&lt;/priority&gt;&lt;publications&gt;&lt;publication&gt;&lt;volume&gt;36&lt;/volume&gt;&lt;publication_date&gt;99199801001200000000220000&lt;/publication_date&gt;&lt;number&gt;1&lt;/number&gt;&lt;startpage&gt;25&lt;/startpage&gt;&lt;title&gt;Interferometric estimation of three-dimensional ice-flow using ascending and descending passes&lt;/title&gt;&lt;uuid&gt;7D1A1794-3FD6-4DBE-BEF8-8BB66627C053&lt;/uuid&gt;&lt;subtype&gt;400&lt;/subtype&gt;&lt;endpage&gt;37&lt;/endpage&gt;&lt;type&gt;400&lt;/type&gt;&lt;citekey&gt;Joughin:1998p1290&lt;/citekey&gt;&lt;url&gt;http://gateway.webofknowledge.com/gateway/Gateway.cgi?GWVersion=2&amp;amp;SrcAuth=mekentosj&amp;amp;SrcApp=Papers&amp;amp;DestLinkType=FullRecord&amp;amp;DestApp=WOS&amp;amp;KeyUT=000071615500003&lt;/url&gt;&lt;bundle&gt;&lt;publication&gt;&lt;publisher&gt;IEEE&lt;/publisher&gt;&lt;title&gt;IEEE Transactions On Geoscience And Remote Sensing&lt;/title&gt;&lt;type&gt;-100&lt;/type&gt;&lt;subtype&gt;-100&lt;/subtype&gt;&lt;uuid&gt;88BBC254-0626-4AC4-A5F9-7A52C2592003&lt;/uuid&gt;&lt;/publication&gt;&lt;/bundle&gt;&lt;authors&gt;&lt;author&gt;&lt;firstName&gt;I&lt;/firstName&gt;&lt;middleNames&gt;R&lt;/middleNames&gt;&lt;lastName&gt;Joughin&lt;/lastName&gt;&lt;/author&gt;&lt;author&gt;&lt;firstName&gt;R&lt;/firstName&gt;&lt;lastName&gt;Kwok&lt;/lastName&gt;&lt;/author&gt;&lt;author&gt;&lt;firstName&gt;M&lt;/firstName&gt;&lt;middleNames&gt;A&lt;/middleNames&gt;&lt;lastName&gt;Fahnestock&lt;/lastName&gt;&lt;/author&gt;&lt;/authors&gt;&lt;/publication&gt;&lt;/publications&gt;&lt;cites&gt;&lt;/cites&gt;&lt;/citation&gt;</w:instrText>
      </w:r>
      <w:r>
        <w:fldChar w:fldCharType="separate"/>
      </w:r>
      <w:r>
        <w:rPr>
          <w:rFonts w:ascii="Calibri" w:hAnsi="Calibri" w:cs="Calibri"/>
        </w:rPr>
        <w:t>[</w:t>
      </w:r>
      <w:r>
        <w:rPr>
          <w:rFonts w:ascii="Calibri" w:hAnsi="Calibri" w:cs="Calibri"/>
          <w:i/>
          <w:iCs/>
        </w:rPr>
        <w:t>Joughin et al.</w:t>
      </w:r>
      <w:r>
        <w:rPr>
          <w:rFonts w:ascii="Calibri" w:hAnsi="Calibri" w:cs="Calibri"/>
        </w:rPr>
        <w:t>, 1998]</w:t>
      </w:r>
      <w:r>
        <w:fldChar w:fldCharType="end"/>
      </w:r>
      <w:r>
        <w:t xml:space="preserve">. An advantage of this technique is that the data are relatively high-resolution (&lt;100 m) and the phase noise is low (&lt;~2 cm). A major disadvantage is that for fast moving areas it is difficult or impossible to unwrap the phase. Another issue is regions where there is significant ionospheric activity such that the spatially </w:t>
      </w:r>
      <w:proofErr w:type="gramStart"/>
      <w:r>
        <w:t>variable  path</w:t>
      </w:r>
      <w:proofErr w:type="gramEnd"/>
      <w:r>
        <w:t xml:space="preserve"> delay introduces large interferometric </w:t>
      </w:r>
      <w:r>
        <w:lastRenderedPageBreak/>
        <w:t>phase errors  (several  m/yr errors). For NISAR, these errors will largely be removed using split-spectrum processing applied to the 80-MHz-bandwidth data (see Level-2 product algorithms).</w:t>
      </w:r>
    </w:p>
    <w:p w14:paraId="6A1F6E4A" w14:textId="77777777" w:rsidR="001F7D87" w:rsidRDefault="001F7D87" w:rsidP="001F7D87">
      <w:r>
        <w:t xml:space="preserve">In areas where the motion is too fast for interferometric phase measurements, velocity will be determined using the azimuth and range offsets derived by cross-correlating patches from pairs of image to determine displacements between image acquisitions </w:t>
      </w:r>
      <w:r>
        <w:fldChar w:fldCharType="begin"/>
      </w:r>
      <w:r w:rsidR="003F4381">
        <w:instrText xml:space="preserve"> ADDIN PAPERS2_CITATIONS &lt;citation&gt;&lt;uuid&gt;BEC0C9CC-AB82-447B-8B47-A01F63C7CA25&lt;/uuid&gt;&lt;priority&gt;0&lt;/priority&gt;&lt;publications&gt;&lt;publication&gt;&lt;uuid&gt;61F10BD6-AF6C-4EA2-BF09-3A84C22189B0&lt;/uuid&gt;&lt;volume&gt;45&lt;/volume&gt;&lt;startpage&gt;93&lt;/startpage&gt;&lt;publication_date&gt;99199900001200000000200000&lt;/publication_date&gt;&lt;citekey&gt;Michel:1999p866&lt;/citekey&gt;&lt;type&gt;400&lt;/type&gt;&lt;title&gt;Flow of Glaciar Moreno, Argentina, from repeat-pass Shuttle Imaging Radar images: Comparison of the phase correlation method with radar interferometry&lt;/title&gt;&lt;location&gt;200,5,34.1561783,-118.1528623&lt;/location&gt;&lt;institution&gt;CALTECH, Jet Prop Lab, Pasadena, CA 91109 USA&lt;/institution&gt;&lt;number&gt;149&lt;/number&gt;&lt;subtype&gt;400&lt;/subtype&gt;&lt;endpage&gt;100&lt;/endpage&gt;&lt;bundle&gt;&lt;publication&gt;&lt;publisher&gt;International Glaciological Society&lt;/publisher&gt;&lt;title&gt;Journal Of Glaciology&lt;/title&gt;&lt;type&gt;-100&lt;/type&gt;&lt;subtype&gt;-100&lt;/subtype&gt;&lt;uuid&gt;15F728EC-1865-41CF-9ABE-50D6E76E1111&lt;/uuid&gt;&lt;/publication&gt;&lt;/bundle&gt;&lt;authors&gt;&lt;author&gt;&lt;firstName&gt;R&lt;/firstName&gt;&lt;lastName&gt;Michel&lt;/lastName&gt;&lt;/author&gt;&lt;author&gt;&lt;firstName&gt;E&lt;/firstName&gt;&lt;lastName&gt;Rignot&lt;/lastName&gt;&lt;/author&gt;&lt;/authors&gt;&lt;/publication&gt;&lt;publication&gt;&lt;uuid&gt;065D8CB1-E3C6-4B81-9B3F-8C5B6929E16F&lt;/uuid&gt;&lt;volume&gt;Geosci. and Rem. Sens. Proc., 1998, vol. 3&lt;/volume&gt;&lt;doi&gt;10.1109/IGARSS.1998.691662&lt;/doi&gt;&lt;startpage&gt;1638&lt;/startpage&gt;&lt;publication_date&gt;99199800001200000000200000&lt;/publication_date&gt;&lt;url&gt;http://ieeexplore.ieee.org/lpdocs/epic03/wrapper.htm?arnumber=691662&lt;/url&gt;&lt;type&gt;400&lt;/type&gt;&lt;title&gt;InSAR results from the RADARSAT Antarctic Mapping Mission data: estimation of glacier motion using a simple registration procedure&lt;/title&gt;&lt;publisher&gt;IEEE&lt;/publisher&gt;&lt;institution&gt;Geosci. and Rem. Sens. Proc., 1998&lt;/institution&gt;&lt;number&gt;Geosci. and Rem. Sens. Proc., 1998&lt;/number&gt;&lt;subtype&gt;420&lt;/subtype&gt;&lt;place&gt;Seattle&lt;/place&gt;&lt;endpage&gt;1640&lt;/endpage&gt;&lt;bundle&gt;&lt;publication&gt;&lt;title&gt;Geosci. and Rem. Sens. Proc., &lt;/title&gt;&lt;type&gt;-200&lt;/type&gt;&lt;subtype&gt;-200&lt;/subtype&gt;&lt;uuid&gt;5C6F0D00-2C1A-406A-8A85-EA6DA9811952&lt;/uuid&gt;&lt;/publication&gt;&lt;/bundle&gt;&lt;authors&gt;&lt;author&gt;&lt;firstName&gt;A&lt;/firstName&gt;&lt;middleNames&gt;L&lt;/middleNames&gt;&lt;lastName&gt;Gray&lt;/lastName&gt;&lt;/author&gt;&lt;author&gt;&lt;firstName&gt;K&lt;/firstName&gt;&lt;middleNames&gt;E&lt;/middleNames&gt;&lt;lastName&gt;Mattar&lt;/lastName&gt;&lt;/author&gt;&lt;author&gt;&lt;firstName&gt;P&lt;/firstName&gt;&lt;middleNames&gt;W&lt;/middleNames&gt;&lt;lastName&gt;Vachon&lt;/lastName&gt;&lt;/author&gt;&lt;author&gt;&lt;firstName&gt;R&lt;/firstName&gt;&lt;lastName&gt;Bindschadler&lt;/lastName&gt;&lt;/author&gt;&lt;author&gt;&lt;firstName&gt;K&lt;/firstName&gt;&lt;middleNames&gt;C&lt;/middleNames&gt;&lt;lastName&gt;Jezek&lt;/lastName&gt;&lt;/author&gt;&lt;author&gt;&lt;firstName&gt;R&lt;/firstName&gt;&lt;lastName&gt;Forster&lt;/lastName&gt;&lt;/author&gt;&lt;author&gt;&lt;firstName&gt;J&lt;/firstName&gt;&lt;middleNames&gt;P&lt;/middleNames&gt;&lt;lastName&gt;Crawford&lt;/lastName&gt;&lt;/author&gt;&lt;/authors&gt;&lt;/publication&gt;&lt;/publications&gt;&lt;cites&gt;&lt;/cites&gt;&lt;/citation&gt;</w:instrText>
      </w:r>
      <w:r>
        <w:fldChar w:fldCharType="separate"/>
      </w:r>
      <w:r>
        <w:rPr>
          <w:rFonts w:cs="Helvetica"/>
        </w:rPr>
        <w:t>[</w:t>
      </w:r>
      <w:r>
        <w:rPr>
          <w:rFonts w:cs="Helvetica"/>
          <w:i/>
          <w:iCs/>
        </w:rPr>
        <w:t>Gray et al.</w:t>
      </w:r>
      <w:r>
        <w:rPr>
          <w:rFonts w:cs="Helvetica"/>
        </w:rPr>
        <w:t xml:space="preserve">, 1998; </w:t>
      </w:r>
      <w:r>
        <w:rPr>
          <w:rFonts w:cs="Helvetica"/>
          <w:i/>
          <w:iCs/>
        </w:rPr>
        <w:t>Michel and Rignot</w:t>
      </w:r>
      <w:r>
        <w:rPr>
          <w:rFonts w:cs="Helvetica"/>
        </w:rPr>
        <w:t>, 1999]</w:t>
      </w:r>
      <w:r>
        <w:fldChar w:fldCharType="end"/>
      </w:r>
      <w:r>
        <w:t xml:space="preserve">. Although image features can improve correlation, this technique works best when the speckle patterns are well correlated; hence this technique is often called speckle tracking. Advantages to this method are that velocity estimates can be derived from a pair of images collected along a single orbit track (i.e., ascending or descending only orbits) and it can be used to measure extreme motion (&gt;10 km/yr). Because the technique uses image chips several 10s of pixels in dimension, the spatial resolution is much poorer (&gt;~200 m) than phase estimates. Since displacement is resolved to within a fraction (i.e., ~1/20 of a several-meter pixel) of a range or azimuth pixel, accuracy also is much less than phase estimates, which resolve motion to a fraction of NISAR’s 24-cm wavelength). </w:t>
      </w:r>
    </w:p>
    <w:p w14:paraId="52D6EE10" w14:textId="77777777" w:rsidR="001F7D87" w:rsidRDefault="001F7D87" w:rsidP="001F7D87">
      <w:r>
        <w:t xml:space="preserve">In polar regions, ionospheric distortion can be severe, particularly for the azimuth offsets. This distortion can produce errors of more than 100 m/yr in some locations in speckle-tracked estimates. This problem can be mitigated by neglecting the heavily contaminated azimuth offsets and using only the range offsets from crossing orbits as described below. This type of estimate is analogous to </w:t>
      </w:r>
      <w:r w:rsidR="00327F7B">
        <w:t>an</w:t>
      </w:r>
      <w:r>
        <w:t xml:space="preserve">  </w:t>
      </w:r>
      <w:r w:rsidR="00327F7B">
        <w:t>interferometric phase estimate</w:t>
      </w:r>
      <w:r>
        <w:t xml:space="preserve"> from crossing orbits, except the line of sight displacements are derived from range offsets. </w:t>
      </w:r>
    </w:p>
    <w:p w14:paraId="1A77CC35" w14:textId="77777777" w:rsidR="001F7D87" w:rsidRDefault="001F7D87" w:rsidP="001F7D87">
      <w:r>
        <w:t>The requirements for fast and slow motion reflect the fact that lower-resolution speckle tracking is best suited to measuring fast-flowing outlet glaciers, while interferometric phase is ideal for the slow-flowing interior. Although the 50 m/yr distinction between slow and fast flow in the requirements is aimed at separating the areas where each technique should work the best, in many cases interferometric phase will still work in considerably faster-flowing areas (up to about 500 m/yr for NISAR). Thus, no single velocity threshold can cleanly separate the regions where phase fails and speckle-tracking must be used. For example, with RADARSAT phase can sometimes be unwrapped on smooth ice shelves at speeds approaching 1000 m/yr. By contrast, for some regions on the ice sheets where the speeds are less than 100 m/yr, there are strong phase gradients where ice flows over bumps that make phase unwrapping difficult or impossible. As a result, for all of the velocity related requirements, at each point on the ice sheet, the corresponding requirement will be met using the best available combination of interferometric phase and speckle-tracked offsets. The different temporal and spatial resolutions specified in the requirements reflects the amount of spatial and temporal averaging necessary to meet each requirement.</w:t>
      </w:r>
    </w:p>
    <w:p w14:paraId="00E1D26B" w14:textId="77777777" w:rsidR="001F7D87" w:rsidRDefault="001F7D87" w:rsidP="001F7D87">
      <w:r>
        <w:lastRenderedPageBreak/>
        <w:t xml:space="preserve">The basic algorithmic approach follows earlier approaches </w:t>
      </w:r>
      <w:r>
        <w:fldChar w:fldCharType="begin"/>
      </w:r>
      <w:r w:rsidR="003F4381">
        <w:instrText xml:space="preserve"> ADDIN PAPERS2_CITATIONS &lt;citation&gt;&lt;uuid&gt;D41A8CB2-9397-4BFF-8F47-82311A46A1D6&lt;/uuid&gt;&lt;priority&gt;0&lt;/priority&gt;&lt;publications&gt;&lt;publication&gt;&lt;uuid&gt;72E84F3C-974D-475E-8B4F-ED7971A83188&lt;/uuid&gt;&lt;volume&gt;34&lt;/volume&gt;&lt;startpage&gt;195&lt;/startpage&gt;&lt;publication_date&gt;99200200001200000000200000&lt;/publication_date&gt;&lt;url&gt;http://apps.webofknowledge.com/InboundService.do?SID=3DlhDg5LIOj6ncbpdMN&amp;amp;product=WOS&amp;amp;UT=000177565100030&amp;amp;SrcApp=Papers&amp;amp;DestFail=http%3A%2F%2Faccess.isiproducts.com%2Fcustom_images%2Fwok5_failed_auth.html&amp;amp;Init=Yes&amp;amp;action=retrieve&amp;amp;SrcAuth=mekentosj&amp;amp;customersID=mekentosj&amp;amp;mode=FullRecord&lt;/url&gt;&lt;citekey&gt;Joughin:2002p1276&lt;/citekey&gt;&lt;type&gt;400&lt;/type&gt;&lt;title&gt;Ice-sheet velocity mapping: A combined interferometric and speckle-tracking approach&lt;/title&gt;&lt;location&gt;200,5,34.1561783,-118.1528623&lt;/location&gt;&lt;institution&gt;CALTECH, Jet Prop Lab, Pasadena, CA 91109 USA&lt;/institution&gt;&lt;subtype&gt;400&lt;/subtype&gt;&lt;endpage&gt;201&lt;/endpage&gt;&lt;bundle&gt;&lt;publication&gt;&lt;title&gt;Annals Of Glaciology, Vol 34, 2002&lt;/title&gt;&lt;type&gt;-100&lt;/type&gt;&lt;subtype&gt;-100&lt;/subtype&gt;&lt;uuid&gt;0372AFBF-259A-4B03-91AA-1B5BA8049935&lt;/uuid&gt;&lt;/publication&gt;&lt;/bundle&gt;&lt;authors&gt;&lt;author&gt;&lt;firstName&gt;I&lt;/firstName&gt;&lt;lastName&gt;Joughin&lt;/lastName&gt;&lt;/author&gt;&lt;/authors&gt;&lt;/publication&gt;&lt;publication&gt;&lt;volume&gt;9&lt;/volume&gt;&lt;publication_date&gt;99201704121200000000222000&lt;/publication_date&gt;&lt;number&gt;4&lt;/number&gt;&lt;doi&gt;10.3390/rs9040364&lt;/doi&gt;&lt;startpage&gt;364&lt;/startpage&gt;&lt;title&gt;Comprehensive snnual ice sheet velocity mapping using Landsat-8, Sentinel-1, and RADARSAT-2 data&lt;/title&gt;&lt;uuid&gt;3BC236BE-6A4D-416A-93B7-3F8A4F984CEA&lt;/uuid&gt;&lt;subtype&gt;400&lt;/subtype&gt;&lt;publisher&gt;Multidisciplinary Digital Publishing Institute&lt;/publisher&gt;&lt;type&gt;400&lt;/type&gt;&lt;url&gt;http://www.mdpi.com/2072-4292/9/4/364/htm&lt;/url&gt;&lt;bundle&gt;&lt;publication&gt;&lt;publisher&gt;Multidisciplinary Digital Publishing Institute&lt;/publisher&gt;&lt;title&gt;Remote Sensing&lt;/title&gt;&lt;type&gt;-100&lt;/type&gt;&lt;subtype&gt;-100&lt;/subtype&gt;&lt;uuid&gt;2EDD92FB-D479-4699-819A-532FC0CED78B&lt;/uuid&gt;&lt;/publication&gt;&lt;/bundle&gt;&lt;authors&gt;&lt;author&gt;&lt;firstName&gt;Jeremie&lt;/firstName&gt;&lt;lastName&gt;Mouginot&lt;/lastName&gt;&lt;/author&gt;&lt;author&gt;&lt;firstName&gt;Eric&lt;/firstName&gt;&lt;lastName&gt;Rignot&lt;/lastName&gt;&lt;/author&gt;&lt;author&gt;&lt;firstName&gt;Bernd&lt;/firstName&gt;&lt;lastName&gt;Scheuchl&lt;/lastName&gt;&lt;/author&gt;&lt;author&gt;&lt;firstName&gt;Romain&lt;/firstName&gt;&lt;lastName&gt;Millan&lt;/lastName&gt;&lt;/author&gt;&lt;/authors&gt;&lt;/publication&gt;&lt;/publications&gt;&lt;cites&gt;&lt;/cites&gt;&lt;/citation&gt;</w:instrText>
      </w:r>
      <w:r>
        <w:fldChar w:fldCharType="separate"/>
      </w:r>
      <w:r w:rsidR="003F4381">
        <w:rPr>
          <w:rFonts w:eastAsiaTheme="minorHAnsi" w:cs="Cambria"/>
          <w:lang w:eastAsia="en-US"/>
        </w:rPr>
        <w:t>[</w:t>
      </w:r>
      <w:r w:rsidR="003F4381">
        <w:rPr>
          <w:rFonts w:eastAsiaTheme="minorHAnsi" w:cs="Cambria"/>
          <w:i/>
          <w:iCs/>
          <w:lang w:eastAsia="en-US"/>
        </w:rPr>
        <w:t>Joughin</w:t>
      </w:r>
      <w:r w:rsidR="003F4381">
        <w:rPr>
          <w:rFonts w:eastAsiaTheme="minorHAnsi" w:cs="Cambria"/>
          <w:lang w:eastAsia="en-US"/>
        </w:rPr>
        <w:t xml:space="preserve">, 2002; </w:t>
      </w:r>
      <w:r w:rsidR="003F4381">
        <w:rPr>
          <w:rFonts w:eastAsiaTheme="minorHAnsi" w:cs="Cambria"/>
          <w:i/>
          <w:iCs/>
          <w:lang w:eastAsia="en-US"/>
        </w:rPr>
        <w:t>Mouginot et al.</w:t>
      </w:r>
      <w:r w:rsidR="003F4381">
        <w:rPr>
          <w:rFonts w:eastAsiaTheme="minorHAnsi" w:cs="Cambria"/>
          <w:lang w:eastAsia="en-US"/>
        </w:rPr>
        <w:t>, 2017]</w:t>
      </w:r>
      <w:r>
        <w:fldChar w:fldCharType="end"/>
      </w:r>
      <w:r>
        <w:t>. Specifically, at each point in the output grid, the algorithm will cycle through the various options:</w:t>
      </w:r>
    </w:p>
    <w:p w14:paraId="7251F915" w14:textId="77777777" w:rsidR="001F7D87" w:rsidRDefault="001F7D87" w:rsidP="001F7D87">
      <w:pPr>
        <w:pStyle w:val="ListParagraph"/>
        <w:numPr>
          <w:ilvl w:val="0"/>
          <w:numId w:val="7"/>
        </w:numPr>
        <w:spacing w:before="120" w:after="120"/>
      </w:pPr>
      <w:r>
        <w:t>Range-azimuth offsets from a single orbit track,</w:t>
      </w:r>
    </w:p>
    <w:p w14:paraId="4DCD8CE5" w14:textId="77777777" w:rsidR="001F7D87" w:rsidRDefault="001F7D87" w:rsidP="001F7D87">
      <w:pPr>
        <w:pStyle w:val="ListParagraph"/>
        <w:numPr>
          <w:ilvl w:val="0"/>
          <w:numId w:val="7"/>
        </w:numPr>
        <w:spacing w:before="120" w:after="120"/>
      </w:pPr>
      <w:r>
        <w:t>Unwrapped phase (for range) with azimuth offsets</w:t>
      </w:r>
      <w:r w:rsidRPr="00506D1C">
        <w:t xml:space="preserve"> </w:t>
      </w:r>
      <w:r>
        <w:t xml:space="preserve">from a single orbit track, </w:t>
      </w:r>
    </w:p>
    <w:p w14:paraId="61A312B8" w14:textId="77777777" w:rsidR="001F7D87" w:rsidRDefault="001F7D87" w:rsidP="001F7D87">
      <w:pPr>
        <w:pStyle w:val="ListParagraph"/>
        <w:numPr>
          <w:ilvl w:val="0"/>
          <w:numId w:val="7"/>
        </w:numPr>
        <w:spacing w:before="120" w:after="120"/>
      </w:pPr>
      <w:r>
        <w:t>Range-range offsets from crossing orbit tracks, and</w:t>
      </w:r>
    </w:p>
    <w:p w14:paraId="4811FB67" w14:textId="77777777" w:rsidR="001F7D87" w:rsidRDefault="001F7D87" w:rsidP="001F7D87">
      <w:pPr>
        <w:pStyle w:val="ListParagraph"/>
        <w:numPr>
          <w:ilvl w:val="0"/>
          <w:numId w:val="7"/>
        </w:numPr>
        <w:spacing w:before="120" w:after="120"/>
      </w:pPr>
      <w:r>
        <w:t>Unwrapped phase-phase data from crossing orbits.</w:t>
      </w:r>
    </w:p>
    <w:p w14:paraId="74E68118" w14:textId="77777777" w:rsidR="001F7D87" w:rsidRDefault="001F7D87" w:rsidP="001F7D87">
      <w:r>
        <w:t xml:space="preserve">At each point in the output, all of the viable combinations will be calculated. Estimated errors for each type of velocity estimate will be used to weight the results to produce an optimal inverse-error weighted average for the horizontal components of velocity. All of these combinations have been widely used </w:t>
      </w:r>
      <w:r>
        <w:fldChar w:fldCharType="begin"/>
      </w:r>
      <w:r w:rsidR="003F4381">
        <w:instrText xml:space="preserve"> ADDIN PAPERS2_CITATIONS &lt;citation&gt;&lt;uuid&gt;9ACF1331-F120-4894-9B0D-92896196EAEA&lt;/uuid&gt;&lt;priority&gt;0&lt;/priority&gt;&lt;publications&gt;&lt;publication&gt;&lt;volume&gt;333&lt;/volume&gt;&lt;publication_date&gt;99201109081200000000222000&lt;/publication_date&gt;&lt;number&gt;6048&lt;/number&gt;&lt;doi&gt;10.1126/science.1208336&lt;/doi&gt;&lt;startpage&gt;1427&lt;/startpage&gt;&lt;title&gt;Ice Flow of the Antarctic Ice Sheet&lt;/title&gt;&lt;uuid&gt;0EB04F8A-0065-4A55-9D99-BEA3BC7EB7BD&lt;/uuid&gt;&lt;subtype&gt;400&lt;/subtype&gt;&lt;endpage&gt;1430&lt;/endpage&gt;&lt;type&gt;400&lt;/type&gt;&lt;url&gt;http://www.sciencemag.org/cgi/doi/10.1126/science.1208336&lt;/url&gt;&lt;bundle&gt;&lt;publication&gt;&lt;publisher&gt;American Association for the Advancement of Science&lt;/publisher&gt;&lt;url&gt;http://www.sciencemag.org&lt;/url&gt;&lt;title&gt;Science&lt;/title&gt;&lt;type&gt;-100&lt;/type&gt;&lt;subtype&gt;-100&lt;/subtype&gt;&lt;uuid&gt;42F31FB6-B154-4CAD-B595-228255F8199F&lt;/uuid&gt;&lt;/publication&gt;&lt;/bundle&gt;&lt;authors&gt;&lt;author&gt;&lt;firstName&gt;E&lt;/firstName&gt;&lt;lastName&gt;Rignot&lt;/lastName&gt;&lt;/author&gt;&lt;author&gt;&lt;firstName&gt;J&lt;/firstName&gt;&lt;lastName&gt;Mouginot&lt;/lastName&gt;&lt;/author&gt;&lt;author&gt;&lt;firstName&gt;B&lt;/firstName&gt;&lt;lastName&gt;Scheuchl&lt;/lastName&gt;&lt;/author&gt;&lt;/authors&gt;&lt;/publication&gt;&lt;publication&gt;&lt;uuid&gt;4FC12D6D-C149-488E-BBFD-778FA0566181&lt;/uuid&gt;&lt;volume&gt;56&lt;/volume&gt;&lt;startpage&gt;415&lt;/startpage&gt;&lt;publication_date&gt;99201000001200000000200000&lt;/publication_date&gt;&lt;url&gt;http://www.ingentaconnect.com/content/igsoc/jog/2010/00000056/00000197/art00005&lt;/url&gt;&lt;citekey&gt;Joughin:2010p1241&lt;/citekey&gt;&lt;type&gt;400&lt;/type&gt;&lt;title&gt;Greenland flow variability from ice-sheet-wide velocity mapping&lt;/title&gt;&lt;location&gt;200,5,47.6614244,-122.2683743&lt;/location&gt;&lt;institution&gt;Univ Washington, Polar Sci Ctr, Appl Phys Lab, Seattle, WA 98105 USA&lt;/institution&gt;&lt;number&gt;197&lt;/number&gt;&lt;subtype&gt;400&lt;/subtype&gt;&lt;endpage&gt;430&lt;/endpage&gt;&lt;bundle&gt;&lt;publication&gt;&lt;publisher&gt;International Glaciological Society&lt;/publisher&gt;&lt;title&gt;Journal Of Glaciology&lt;/title&gt;&lt;type&gt;-100&lt;/type&gt;&lt;subtype&gt;-100&lt;/subtype&gt;&lt;uuid&gt;15F728EC-1865-41CF-9ABE-50D6E76E1111&lt;/uuid&gt;&lt;/publication&gt;&lt;/bundle&gt;&lt;authors&gt;&lt;author&gt;&lt;firstName&gt;Ian&lt;/firstName&gt;&lt;lastName&gt;Joughin&lt;/lastName&gt;&lt;/author&gt;&lt;author&gt;&lt;firstName&gt;Ben&lt;/firstName&gt;&lt;middleNames&gt;E&lt;/middleNames&gt;&lt;lastName&gt;Smith&lt;/lastName&gt;&lt;/author&gt;&lt;author&gt;&lt;firstName&gt;Ian&lt;/firstName&gt;&lt;middleNames&gt;M&lt;/middleNames&gt;&lt;lastName&gt;Howat&lt;/lastName&gt;&lt;/author&gt;&lt;author&gt;&lt;firstName&gt;Ted&lt;/firstName&gt;&lt;lastName&gt;Scambos&lt;/lastName&gt;&lt;/author&gt;&lt;author&gt;&lt;firstName&gt;Twila&lt;/firstName&gt;&lt;lastName&gt;Moon&lt;/lastName&gt;&lt;/author&gt;&lt;/authors&gt;&lt;/publication&gt;&lt;publication&gt;&lt;volume&gt;9&lt;/volume&gt;&lt;publication_date&gt;99201704121200000000222000&lt;/publication_date&gt;&lt;number&gt;4&lt;/number&gt;&lt;doi&gt;10.3390/rs9040364&lt;/doi&gt;&lt;startpage&gt;364&lt;/startpage&gt;&lt;title&gt;Comprehensive snnual ice sheet velocity mapping using Landsat-8, Sentinel-1, and RADARSAT-2 data&lt;/title&gt;&lt;uuid&gt;3BC236BE-6A4D-416A-93B7-3F8A4F984CEA&lt;/uuid&gt;&lt;subtype&gt;400&lt;/subtype&gt;&lt;publisher&gt;Multidisciplinary Digital Publishing Institute&lt;/publisher&gt;&lt;type&gt;400&lt;/type&gt;&lt;url&gt;http://www.mdpi.com/2072-4292/9/4/364/htm&lt;/url&gt;&lt;bundle&gt;&lt;publication&gt;&lt;publisher&gt;Multidisciplinary Digital Publishing Institute&lt;/publisher&gt;&lt;title&gt;Remote Sensing&lt;/title&gt;&lt;type&gt;-100&lt;/type&gt;&lt;subtype&gt;-100&lt;/subtype&gt;&lt;uuid&gt;2EDD92FB-D479-4699-819A-532FC0CED78B&lt;/uuid&gt;&lt;/publication&gt;&lt;/bundle&gt;&lt;authors&gt;&lt;author&gt;&lt;firstName&gt;Jeremie&lt;/firstName&gt;&lt;lastName&gt;Mouginot&lt;/lastName&gt;&lt;/author&gt;&lt;author&gt;&lt;firstName&gt;Eric&lt;/firstName&gt;&lt;lastName&gt;Rignot&lt;/lastName&gt;&lt;/author&gt;&lt;author&gt;&lt;firstName&gt;Bernd&lt;/firstName&gt;&lt;lastName&gt;Scheuchl&lt;/lastName&gt;&lt;/author&gt;&lt;author&gt;&lt;firstName&gt;Romain&lt;/firstName&gt;&lt;lastName&gt;Millan&lt;/lastName&gt;&lt;/author&gt;&lt;/authors&gt;&lt;/publication&gt;&lt;/publications&gt;&lt;cites&gt;&lt;/cites&gt;&lt;/citation&gt;</w:instrText>
      </w:r>
      <w:r>
        <w:fldChar w:fldCharType="separate"/>
      </w:r>
      <w:r>
        <w:rPr>
          <w:rFonts w:cs="Cambria"/>
        </w:rPr>
        <w:t>[</w:t>
      </w:r>
      <w:r>
        <w:rPr>
          <w:rFonts w:cs="Cambria"/>
          <w:i/>
          <w:iCs/>
        </w:rPr>
        <w:t>Joughin et al.</w:t>
      </w:r>
      <w:r>
        <w:rPr>
          <w:rFonts w:cs="Cambria"/>
        </w:rPr>
        <w:t xml:space="preserve">, 2010; </w:t>
      </w:r>
      <w:r>
        <w:rPr>
          <w:rFonts w:cs="Cambria"/>
          <w:i/>
          <w:iCs/>
        </w:rPr>
        <w:t>Rignot et al.</w:t>
      </w:r>
      <w:r>
        <w:rPr>
          <w:rFonts w:cs="Cambria"/>
        </w:rPr>
        <w:t xml:space="preserve">, 2011b; </w:t>
      </w:r>
      <w:r>
        <w:rPr>
          <w:rFonts w:cs="Cambria"/>
          <w:i/>
          <w:iCs/>
        </w:rPr>
        <w:t>Mouginot et al.</w:t>
      </w:r>
      <w:r>
        <w:rPr>
          <w:rFonts w:cs="Cambria"/>
        </w:rPr>
        <w:t>, 2017]</w:t>
      </w:r>
      <w:r>
        <w:fldChar w:fldCharType="end"/>
      </w:r>
      <w:r>
        <w:t xml:space="preserve">, with recent work demonstrating the range-range offsets combination </w:t>
      </w:r>
      <w:r>
        <w:rPr>
          <w:rFonts w:cs="Cambria"/>
        </w:rPr>
        <w:fldChar w:fldCharType="begin"/>
      </w:r>
      <w:r w:rsidR="003F4381">
        <w:rPr>
          <w:rFonts w:cs="Cambria"/>
        </w:rPr>
        <w:instrText xml:space="preserve"> ADDIN PAPERS2_CITATIONS &lt;citation&gt;&lt;uuid&gt;B8FE536A-373B-45FA-89F4-746B2C13C942&lt;/uuid&gt;&lt;priority&gt;4&lt;/priority&gt;&lt;publications&gt;&lt;publication&gt;&lt;publication_date&gt;99201802271200000000222000&lt;/publication_date&gt;&lt;startpage&gt;1&lt;/startpage&gt;&lt;doi&gt;10.5194/tc-2018-40&lt;/doi&gt;&lt;title&gt;Greenland Ice Mapping Project: Ice Flow Velocity Variation at submonthly to decadal time scales&lt;/title&gt;&lt;uuid&gt;DD87FB7C-EDF1-46CA-A4B7-6B7E39E5B029&lt;/uuid&gt;&lt;subtype&gt;400&lt;/subtype&gt;&lt;publisher&gt;Copernicus GmbH&lt;/publisher&gt;&lt;type&gt;400&lt;/type&gt;&lt;endpage&gt;30&lt;/endpage&gt;&lt;url&gt;https://www.the-cryosphere-discuss.net/tc-2018-40/&lt;/url&gt;&lt;bundle&gt;&lt;publication&gt;&lt;title&gt;The Cryosphere&lt;/title&gt;&lt;type&gt;-100&lt;/type&gt;&lt;subtype&gt;-100&lt;/subtype&gt;&lt;uuid&gt;FA140275-7478-4D42-B555-39158A02C42B&lt;/uuid&gt;&lt;/publication&gt;&lt;/bundle&gt;&lt;authors&gt;&lt;author&gt;&lt;firstName&gt;Ian&lt;/firstName&gt;&lt;lastName&gt;Joughin&lt;/lastName&gt;&lt;/author&gt;&lt;author&gt;&lt;firstName&gt;Ben&lt;/firstName&gt;&lt;middleNames&gt;E&lt;/middleNames&gt;&lt;lastName&gt;Smith&lt;/lastName&gt;&lt;/author&gt;&lt;author&gt;&lt;firstName&gt;Ian&lt;/firstName&gt;&lt;lastName&gt;Howat&lt;/lastName&gt;&lt;/author&gt;&lt;/authors&gt;&lt;/publication&gt;&lt;/publications&gt;&lt;cites&gt;&lt;/cites&gt;&lt;/citation&gt;</w:instrText>
      </w:r>
      <w:r>
        <w:rPr>
          <w:rFonts w:cs="Cambria"/>
        </w:rPr>
        <w:fldChar w:fldCharType="separate"/>
      </w:r>
      <w:r>
        <w:rPr>
          <w:rFonts w:cs="Cambria"/>
        </w:rPr>
        <w:t>[</w:t>
      </w:r>
      <w:r>
        <w:rPr>
          <w:rFonts w:cs="Cambria"/>
          <w:i/>
          <w:iCs/>
        </w:rPr>
        <w:t>Joughin et al.</w:t>
      </w:r>
      <w:r>
        <w:rPr>
          <w:rFonts w:cs="Cambria"/>
        </w:rPr>
        <w:t>, 2018]</w:t>
      </w:r>
      <w:r>
        <w:rPr>
          <w:rFonts w:cs="Cambria"/>
        </w:rPr>
        <w:fldChar w:fldCharType="end"/>
      </w:r>
      <w:r>
        <w:t>. This latter combination is particularly attractive for NISAR because a) the 80-MHz mode provides considerably finer range (~2.5 m) than azimuth (~7 m) resolution, b) there will be ample ascending/descending coverage, and c) relative to azimuth offsets, the range offsets are less affected by ionospheric distortion. Hence, the range-range offsets combination likely will be the dominant contributor to velocity estimates in region of fast flow. All of the above methods will be implemented, but any of them can be selectively turned off (e.g., methods 1&amp;2 where azimuth offsets add no improvement to the derived estimates.) For much of the processing there will be no need to explicitly turn estimates off as poorer quality data will be de-emphasized through the inverse-error weighting.</w:t>
      </w:r>
    </w:p>
    <w:p w14:paraId="49F37E63" w14:textId="77777777" w:rsidR="001F7D87" w:rsidRDefault="001F7D87" w:rsidP="001F7D87">
      <w:r>
        <w:t>All ice-sheet velocity maps will be produced on polar stereographic grids at a posting of 100 m (actual resolution in faster-moving regions will be 250 m or better.) Consistent with the existing products, the Greenland map-projection will use a standard latitude of 70</w:t>
      </w:r>
      <w:r w:rsidRPr="00025374">
        <w:rPr>
          <w:vertAlign w:val="superscript"/>
        </w:rPr>
        <w:t>o</w:t>
      </w:r>
      <w:r>
        <w:t>N and a central meridian of 45</w:t>
      </w:r>
      <w:r w:rsidRPr="00025374">
        <w:rPr>
          <w:vertAlign w:val="superscript"/>
        </w:rPr>
        <w:t>o</w:t>
      </w:r>
      <w:r>
        <w:t>E and the Antarctica projection will use a standard latitude of 71</w:t>
      </w:r>
      <w:r w:rsidRPr="00025374">
        <w:rPr>
          <w:vertAlign w:val="superscript"/>
        </w:rPr>
        <w:t>o</w:t>
      </w:r>
      <w:r>
        <w:t>S and a central meridian of 0</w:t>
      </w:r>
      <w:r w:rsidRPr="00025374">
        <w:rPr>
          <w:vertAlign w:val="superscript"/>
        </w:rPr>
        <w:t>o</w:t>
      </w:r>
      <w:r>
        <w:t>. Glacier products outside of Greenland and Antarctica will use region-dependent projection (e.g., UTM).</w:t>
      </w:r>
    </w:p>
    <w:p w14:paraId="1D4481CB" w14:textId="77777777" w:rsidR="001F7D87" w:rsidRDefault="001F7D87" w:rsidP="001F7D87">
      <w:pPr>
        <w:pStyle w:val="Heading3"/>
      </w:pPr>
      <w:bookmarkStart w:id="12" w:name="_Ref443374716"/>
      <w:bookmarkStart w:id="13" w:name="_Toc507746002"/>
      <w:r>
        <w:t>Tidal Displacement</w:t>
      </w:r>
      <w:bookmarkEnd w:id="12"/>
      <w:bookmarkEnd w:id="13"/>
    </w:p>
    <w:p w14:paraId="68341CD0" w14:textId="77777777" w:rsidR="001F7D87" w:rsidRDefault="001F7D87" w:rsidP="001F7D87">
      <w:r>
        <w:t xml:space="preserve">Differential tidal displacement products will be produced by differencing pairs of interferograms over the ice shelves and grounding lines. This differencing approach cancels the horizontal motion (assumed constant) common to both interferograms, leaving only the double-differenced, time-varying, vertical tidal displacement, which indicates the location of the grounding line/zone, i.e. the place where ice detaches from the bed and starts becoming afloat in the ocean waters </w:t>
      </w:r>
      <w:r>
        <w:fldChar w:fldCharType="begin"/>
      </w:r>
      <w:r w:rsidR="003F4381">
        <w:instrText xml:space="preserve"> ADDIN PAPERS2_CITATIONS &lt;citation&gt;&lt;uuid&gt;33B6D687-049A-46DB-852F-892F58F66B30&lt;/uuid&gt;&lt;priority&gt;0&lt;/priority&gt;&lt;publications&gt;&lt;publication&gt;&lt;uuid&gt;82F1192F-0394-49C5-9B29-478D04BEEF7C&lt;/uuid&gt;&lt;volume&gt;38&lt;/volume&gt;&lt;doi&gt;10.1029/2011GL047109&lt;/doi&gt;&lt;subtitle&gt;GROUNDING LINE OF ANTARCTICA&lt;/subtitle&gt;&lt;startpage&gt;n/a&lt;/startpage&gt;&lt;publication_date&gt;99201105261200000000222000&lt;/publication_date&gt;&lt;url&gt;http://doi.wiley.com/10.1029/2011GL047109&lt;/url&gt;&lt;type&gt;400&lt;/type&gt;&lt;title&gt;Antarctic grounding line mapping from differential satellite radar interferometry&lt;/title&gt;&lt;number&gt;10&lt;/number&gt;&lt;subtype&gt;400&lt;/subtype&gt;&lt;endpage&gt;n/a&lt;/endpage&gt;&lt;bundle&gt;&lt;publication&gt;&lt;publisher&gt;American Geophysical Union&lt;/publisher&gt;&lt;title&gt;Geophysical Research Letters&lt;/title&gt;&lt;type&gt;-100&lt;/type&gt;&lt;subtype&gt;-100&lt;/subtype&gt;&lt;uuid&gt;364EBCD8-4F94-4733-AD6B-DB13654DACF3&lt;/uuid&gt;&lt;/publication&gt;&lt;/bundle&gt;&lt;authors&gt;&lt;author&gt;&lt;firstName&gt;E&lt;/firstName&gt;&lt;lastName&gt;Rignot&lt;/lastName&gt;&lt;/author&gt;&lt;author&gt;&lt;firstName&gt;J&lt;/firstName&gt;&lt;lastName&gt;Mouginot&lt;/lastName&gt;&lt;/author&gt;&lt;author&gt;&lt;firstName&gt;B&lt;/firstName&gt;&lt;lastName&gt;Scheuchl&lt;/lastName&gt;&lt;/author&gt;&lt;/authors&gt;&lt;/publication&gt;&lt;publication&gt;&lt;uuid&gt;CE32D78F-3034-426C-88DD-A850A752F221&lt;/uuid&gt;&lt;volume&gt;43&lt;/volume&gt;&lt;doi&gt;10.1002/2016GL069287&lt;/doi&gt;&lt;subtitle&gt;SENTINEL-1A BASED ASE GROUNDING LINE&lt;/subtitle&gt;&lt;startpage&gt;8572&lt;/startpage&gt;&lt;publication_dat</w:instrText>
      </w:r>
      <w:r w:rsidR="003F4381">
        <w:rPr>
          <w:rFonts w:hint="eastAsia"/>
        </w:rPr>
        <w:instrText>e&gt;99201608281200000000222000&lt;/publication_date&gt;&lt;url&gt;http://onlinelibrary.wiley.com/doi/10.1002/2016GL069287/full&lt;/url&gt;&lt;type&gt;400&lt;/type&gt;&lt;title&gt;Grounding line retreat of Pope, Smith, and Kohler Glaciers, West Antarctica, measured with Sentinel</w:instrText>
      </w:r>
      <w:r w:rsidR="003F4381">
        <w:rPr>
          <w:rFonts w:hint="eastAsia"/>
        </w:rPr>
        <w:instrText>‐</w:instrText>
      </w:r>
      <w:r w:rsidR="003F4381">
        <w:rPr>
          <w:rFonts w:hint="eastAsia"/>
        </w:rPr>
        <w:instrText>1a radar inter</w:instrText>
      </w:r>
      <w:r w:rsidR="003F4381">
        <w:instrText>ferometry data&lt;/title&gt;&lt;number&gt;16&lt;/number&gt;&lt;subtype&gt;400&lt;/subtype&gt;&lt;endpage&gt;8579&lt;/endpage&gt;&lt;bundle&gt;&lt;publication&gt;&lt;publisher&gt;American Geophysical Union&lt;/publisher&gt;&lt;title&gt;Geophysical Research Letters&lt;/title&gt;&lt;type&gt;-100&lt;/type&gt;&lt;subtype&gt;-100&lt;/subtype&gt;&lt;uuid&gt;364EBCD8-4F94-4733-AD6B-DB13654DACF3&lt;/uuid&gt;&lt;/publication&gt;&lt;/bundle&gt;&lt;authors&gt;&lt;author&gt;&lt;firstName&gt;B&lt;/firstName&gt;&lt;lastName&gt;Scheuchl&lt;/lastName&gt;&lt;/author&gt;&lt;author&gt;&lt;firstName&gt;J&lt;/firstName&gt;&lt;lastName&gt;Mouginot&lt;/lastName&gt;&lt;/author&gt;&lt;author&gt;&lt;firstName&gt;E&lt;/firstName&gt;&lt;lastName&gt;Rignot&lt;/lastName&gt;&lt;/author&gt;&lt;author&gt;&lt;firstName&gt;M&lt;/firstName&gt;&lt;lastName&gt;Morlighem&lt;/lastName&gt;&lt;/author&gt;&lt;author&gt;&lt;firstName&gt;A&lt;/firstName&gt;&lt;lastName&gt;Khazendar&lt;/lastName&gt;&lt;/author&gt;&lt;/authors&gt;&lt;/publication&gt;&lt;/publications&gt;&lt;cites&gt;&lt;/cites&gt;&lt;/citation&gt;</w:instrText>
      </w:r>
      <w:r>
        <w:fldChar w:fldCharType="separate"/>
      </w:r>
      <w:r>
        <w:rPr>
          <w:rFonts w:cs="Cambria"/>
        </w:rPr>
        <w:t>[</w:t>
      </w:r>
      <w:r>
        <w:rPr>
          <w:rFonts w:cs="Cambria"/>
          <w:i/>
          <w:iCs/>
        </w:rPr>
        <w:t>Rignot et al.</w:t>
      </w:r>
      <w:r>
        <w:rPr>
          <w:rFonts w:cs="Cambria"/>
        </w:rPr>
        <w:t xml:space="preserve">, 2011a; </w:t>
      </w:r>
      <w:r>
        <w:rPr>
          <w:rFonts w:cs="Cambria"/>
          <w:i/>
          <w:iCs/>
        </w:rPr>
        <w:t>Scheuchl et al.</w:t>
      </w:r>
      <w:r>
        <w:rPr>
          <w:rFonts w:cs="Cambria"/>
        </w:rPr>
        <w:t>, 2016]</w:t>
      </w:r>
      <w:r>
        <w:fldChar w:fldCharType="end"/>
      </w:r>
      <w:r>
        <w:t xml:space="preserve">. Although this technique is generally applied to phase-only data, in the presence of very high strain rates is possible under the right conditions to apply the technique on range offsets with a reduced level of precision in determining the grounding line position and in detecting vertical displacements </w:t>
      </w:r>
      <w:r>
        <w:rPr>
          <w:rFonts w:cs="Cambria"/>
        </w:rPr>
        <w:fldChar w:fldCharType="begin"/>
      </w:r>
      <w:r w:rsidR="003F4381">
        <w:rPr>
          <w:rFonts w:cs="Cambria"/>
        </w:rPr>
        <w:instrText xml:space="preserve"> ADDIN PAPERS2_CITATIONS &lt;citation&gt;&lt;uuid&gt;A4C5512B-23E4-468E-A769-89D99F3DECB7&lt;/uuid&gt;&lt;priority&gt;6&lt;/priority&gt;&lt;publications&gt;&lt;publication&gt;&lt;uuid&gt;C35338C6-2251-4C15-9EDB-F35E1C10D7C6&lt;/uuid&gt;&lt;volume&gt;43&lt;/volume&gt;&lt;doi&gt;10.1002/2016GL070259&lt;/doi&gt;&lt;subtitle&gt;PIG GROUNDING LINE VARIABILITY&lt;/subtitle&gt;&lt;startpage&gt;9093&lt;/startpage&gt;&lt;publication_date&gt;99201609001200000000220000&lt;/publication_date&gt;&lt;url&gt;http://doi.wiley.com/10.1002/2016GL070259&lt;/url&gt;&lt;citekey&gt;Joughin:2016gn&lt;/citekey&gt;&lt;type&gt;400&lt;/type&gt;&lt;title&gt;Grounding line variability and subglacial lake drainage on Pine Island Glacier, Antarctica&lt;/title&gt;&lt;number&gt;17&lt;/number&gt;&lt;subtype&gt;400&lt;/subtype&gt;&lt;endpage&gt;9102&lt;/endpage&gt;&lt;bundle&gt;&lt;publication&gt;&lt;publisher&gt;American Geophysical Union&lt;/publisher&gt;&lt;title&gt;Geophysical Research Letters&lt;/title&gt;&lt;type&gt;-100&lt;/type&gt;&lt;subtype&gt;-100&lt;/subtype&gt;&lt;uuid&gt;364EBCD8-4F94-4733-AD6B-DB13654DACF3&lt;/uuid&gt;&lt;/publication&gt;&lt;/bundle&gt;&lt;authors&gt;&lt;author&gt;&lt;firstName&gt;Ian&lt;/firstName&gt;&lt;lastName&gt;Joughin&lt;/lastName&gt;&lt;/author&gt;&lt;author&gt;&lt;firstName&gt;David&lt;/firstName&gt;&lt;middleNames&gt;E&lt;/middleNames&gt;&lt;lastName&gt;Shean&lt;/lastName&gt;&lt;/author&gt;&lt;author&gt;&lt;firstName&gt;Ben&lt;/firstName&gt;&lt;middleNames&gt;E&lt;/middleNames&gt;&lt;lastName&gt;Smith&lt;/lastName&gt;&lt;/author&gt;&lt;author&gt;&lt;firstName&gt;P&lt;/firstName&gt;&lt;lastName&gt;Dutrieux&lt;/lastName&gt;&lt;/author&gt;&lt;/authors&gt;&lt;/publication&gt;&lt;/publications&gt;&lt;cites&gt;&lt;/cites&gt;&lt;/citation&gt;</w:instrText>
      </w:r>
      <w:r>
        <w:rPr>
          <w:rFonts w:cs="Cambria"/>
        </w:rPr>
        <w:fldChar w:fldCharType="separate"/>
      </w:r>
      <w:r>
        <w:rPr>
          <w:rFonts w:cs="Cambria"/>
        </w:rPr>
        <w:t>[</w:t>
      </w:r>
      <w:r>
        <w:rPr>
          <w:rFonts w:cs="Cambria"/>
          <w:i/>
          <w:iCs/>
        </w:rPr>
        <w:t>Joughin et al.</w:t>
      </w:r>
      <w:r>
        <w:rPr>
          <w:rFonts w:cs="Cambria"/>
        </w:rPr>
        <w:t>, 2016]</w:t>
      </w:r>
      <w:r>
        <w:rPr>
          <w:rFonts w:cs="Cambria"/>
        </w:rPr>
        <w:fldChar w:fldCharType="end"/>
      </w:r>
      <w:r>
        <w:t xml:space="preserve">. </w:t>
      </w:r>
    </w:p>
    <w:p w14:paraId="32425020" w14:textId="77777777" w:rsidR="001F7D87" w:rsidRDefault="001F7D87" w:rsidP="001F7D87">
      <w:pPr>
        <w:pStyle w:val="Heading3"/>
      </w:pPr>
      <w:bookmarkStart w:id="14" w:name="_Toc507746003"/>
      <w:r>
        <w:lastRenderedPageBreak/>
        <w:t>Glacier Estimates</w:t>
      </w:r>
      <w:bookmarkEnd w:id="14"/>
    </w:p>
    <w:p w14:paraId="35089911" w14:textId="77777777" w:rsidR="001F7D87" w:rsidRPr="00665AE8" w:rsidRDefault="001F7D87" w:rsidP="001F7D87">
      <w:r>
        <w:t xml:space="preserve">The mission will collect an unprecedented volume of data to measure glacier velocities in regions outside of Greenland and Antarctica. The steep terrain where many of these glaciers exist, however, present challenges (e.g., glaciers lying in radar-shadowed regions) that make it difficult to quantify what fraction of glaciers can be successfully mapped (prior measurements indicate a relatively high likelihood of success for many regions </w:t>
      </w:r>
      <w:r>
        <w:fldChar w:fldCharType="begin"/>
      </w:r>
      <w:r w:rsidR="003F4381">
        <w:instrText xml:space="preserve"> ADDIN PAPERS2_CITATIONS &lt;citation&gt;&lt;uuid&gt;8785168C-AFFB-4DBE-8A8D-14CCBABC93D7&lt;/uuid&gt;&lt;priority&gt;0&lt;/priority&gt;&lt;publications&gt;&lt;publication&gt;&lt;volume&gt;4&lt;/volume&gt;&lt;publication_date&gt;99201307001200000000220000&lt;/publication_date&gt;&lt;doi&gt;10.1038/ncomms3146&lt;/doi&gt;&lt;startpage&gt;&lt;/startpage&gt;&lt;title&gt;Flow velocities of Alaskan glaciers&lt;/title&gt;&lt;uuid&gt;289EBD56-F72A-4E06-8394-A3E909BFC3C1&lt;/uuid&gt;&lt;subtype&gt;400&lt;/subtype&gt;&lt;type&gt;400&lt;/type&gt;&lt;url&gt;http://www.nature.com/doifinder/10.1038/ncomms3146&lt;/url&gt;&lt;bundle&gt;&lt;publication&gt;&lt;title&gt;Nature Communications&lt;/title&gt;&lt;type&gt;-100&lt;/type&gt;&lt;subtype&gt;-100&lt;/subtype&gt;&lt;uuid&gt;C80B130D-DB93-43A1-88B7-FC8D4DF6E6FB&lt;/uuid&gt;&lt;/publication&gt;&lt;/bundle&gt;&lt;authors&gt;&lt;author&gt;&lt;firstName&gt;Evan&lt;/firstName&gt;&lt;middleNames&gt;W&lt;/middleNames&gt;&lt;lastName&gt;Burgess&lt;/lastName&gt;&lt;/author&gt;&lt;author&gt;&lt;firstName&gt;Richard&lt;/firstName&gt;&lt;middleNames&gt;R&lt;/middleNames&gt;&lt;lastName&gt;Forster&lt;/lastName&gt;&lt;/author&gt;&lt;author&gt;&lt;firstName&gt;Christopher&lt;/firstName&gt;&lt;middleNames&gt;F&lt;/middleNames&gt;&lt;lastName&gt;Larsen&lt;/lastName&gt;&lt;/author&gt;&lt;/authors&gt;&lt;/publication&gt;&lt;/publications&gt;&lt;cites&gt;&lt;/cites&gt;&lt;/citation&gt;</w:instrText>
      </w:r>
      <w:r>
        <w:fldChar w:fldCharType="separate"/>
      </w:r>
      <w:r>
        <w:rPr>
          <w:rFonts w:cs="Cambria"/>
        </w:rPr>
        <w:t>[</w:t>
      </w:r>
      <w:r>
        <w:rPr>
          <w:rFonts w:cs="Cambria"/>
          <w:i/>
          <w:iCs/>
        </w:rPr>
        <w:t>Burgess et al.</w:t>
      </w:r>
      <w:r>
        <w:rPr>
          <w:rFonts w:cs="Cambria"/>
        </w:rPr>
        <w:t>, 2013]</w:t>
      </w:r>
      <w:r>
        <w:fldChar w:fldCharType="end"/>
      </w:r>
      <w:r>
        <w:t>.) As a result, glaciers are a mission goal rather than a requirement, requiring no formal validation. (Validation efforts will still be carried out by the science team on a best effort basis.) Thus, the focus of this document is on producing ice-sheet velocity measurements. These algorithms, however, are directly applicable to mapping glaciers (actual implementations of production processors might require some modification for specific projections and other region dependent data.) Hence, throughout the remainder of the document where ice-sheet velocity mapping is referred to it is with the understanding that the text is equally applicable to glaciers (any place where this might not be the case will be so noted.)</w:t>
      </w:r>
    </w:p>
    <w:p w14:paraId="25E4F8EB" w14:textId="77777777" w:rsidR="001F7D87" w:rsidRDefault="001F7D87" w:rsidP="001F7D87">
      <w:pPr>
        <w:pStyle w:val="Heading2"/>
      </w:pPr>
      <w:bookmarkStart w:id="15" w:name="_Toc308440846"/>
      <w:bookmarkStart w:id="16" w:name="_Toc507746004"/>
      <w:r>
        <w:t>Instrument Characteristics</w:t>
      </w:r>
      <w:bookmarkEnd w:id="15"/>
      <w:bookmarkEnd w:id="16"/>
    </w:p>
    <w:p w14:paraId="5C2E1DBF" w14:textId="77777777" w:rsidR="001F7D87" w:rsidRPr="00665AE8" w:rsidRDefault="001F7D87" w:rsidP="001F7D87">
      <w:r>
        <w:t>All of the characteristics of the NISAR radar that were designed to optimize for interferometry are applicable to ice-sheet mapping. In particular, the 12-day repeat is well suited to ice-sheet velocity mapping. Because speckle-tracking accuracy is based on the SLC pixel dimensions, the 80-MHz mode (~2.5-m single-look ground-range resolution) will provide the best results in regions of acceptable SNR. Because NISAR’s SNR degrades with bandwidth, there may be some low-backscatter regions of the ice sheet were a lower-bandwidth mode will produce better results. The algorithms described here are completely flexible with respect to bandwidth and any combination of modes can be ingested by the processor to produce results (e.g., existing implementations have produced estimates using a combination of L-, C-, and X-band data.) Note the 80-MHz mode will be employed over the ice sheets where in general a) the orbit overlap allows a half-swath mode to reduce data rate and b) there is no contention for other modes. Thus, glaciers elsewhere often will be imaged in the lower 20- or 40-MHz modes (as high resolution as possible is preferred while balancing the needs of overlapping requirements from other disciplines.)</w:t>
      </w:r>
    </w:p>
    <w:p w14:paraId="70380213" w14:textId="77777777" w:rsidR="001F7D87" w:rsidRDefault="001F7D87" w:rsidP="001F7D87">
      <w:pPr>
        <w:pStyle w:val="Heading2"/>
      </w:pPr>
      <w:bookmarkStart w:id="17" w:name="_Toc507746005"/>
      <w:r>
        <w:lastRenderedPageBreak/>
        <w:t>Heritage and Current Systems</w:t>
      </w:r>
      <w:bookmarkEnd w:id="17"/>
    </w:p>
    <w:p w14:paraId="2FB47D01" w14:textId="77777777" w:rsidR="001F7D87" w:rsidRDefault="001F7D87" w:rsidP="001F7D87">
      <w:r>
        <w:rPr>
          <w:noProof/>
          <w:lang w:eastAsia="en-US"/>
        </w:rPr>
        <mc:AlternateContent>
          <mc:Choice Requires="wps">
            <w:drawing>
              <wp:anchor distT="0" distB="0" distL="114300" distR="114300" simplePos="0" relativeHeight="251659264" behindDoc="0" locked="0" layoutInCell="1" allowOverlap="0" wp14:anchorId="14A68C89" wp14:editId="546A2242">
                <wp:simplePos x="0" y="0"/>
                <wp:positionH relativeFrom="page">
                  <wp:posOffset>1258980</wp:posOffset>
                </wp:positionH>
                <wp:positionV relativeFrom="margin">
                  <wp:posOffset>136670</wp:posOffset>
                </wp:positionV>
                <wp:extent cx="5486400" cy="5029200"/>
                <wp:effectExtent l="0" t="0" r="0" b="0"/>
                <wp:wrapTight wrapText="bothSides">
                  <wp:wrapPolygon edited="0">
                    <wp:start x="100" y="0"/>
                    <wp:lineTo x="100" y="21491"/>
                    <wp:lineTo x="21400" y="21491"/>
                    <wp:lineTo x="21400" y="0"/>
                    <wp:lineTo x="100" y="0"/>
                  </wp:wrapPolygon>
                </wp:wrapTight>
                <wp:docPr id="11" name="Text Box 11"/>
                <wp:cNvGraphicFramePr/>
                <a:graphic xmlns:a="http://schemas.openxmlformats.org/drawingml/2006/main">
                  <a:graphicData uri="http://schemas.microsoft.com/office/word/2010/wordprocessingShape">
                    <wps:wsp>
                      <wps:cNvSpPr txBox="1"/>
                      <wps:spPr>
                        <a:xfrm>
                          <a:off x="0" y="0"/>
                          <a:ext cx="5486400" cy="5029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6"/>
                              <w:gridCol w:w="3911"/>
                            </w:tblGrid>
                            <w:tr w:rsidR="008401A4" w14:paraId="725A36B7" w14:textId="77777777" w:rsidTr="008401A4">
                              <w:tc>
                                <w:tcPr>
                                  <w:tcW w:w="4183" w:type="dxa"/>
                                </w:tcPr>
                                <w:p w14:paraId="688AB7E6" w14:textId="77777777" w:rsidR="008401A4" w:rsidRDefault="008401A4" w:rsidP="008401A4">
                                  <w:pPr>
                                    <w:pStyle w:val="NormalNoIndent"/>
                                  </w:pPr>
                                  <w:r w:rsidRPr="005C54CD">
                                    <w:rPr>
                                      <w:noProof/>
                                      <w:lang w:eastAsia="en-US"/>
                                    </w:rPr>
                                    <w:drawing>
                                      <wp:inline distT="0" distB="0" distL="0" distR="0" wp14:anchorId="37B2214C" wp14:editId="47B43D72">
                                        <wp:extent cx="2691130" cy="4937760"/>
                                        <wp:effectExtent l="0" t="0" r="127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91130" cy="4937760"/>
                                                </a:xfrm>
                                                <a:prstGeom prst="rect">
                                                  <a:avLst/>
                                                </a:prstGeom>
                                              </pic:spPr>
                                            </pic:pic>
                                          </a:graphicData>
                                        </a:graphic>
                                      </wp:inline>
                                    </w:drawing>
                                  </w:r>
                                </w:p>
                              </w:tc>
                              <w:tc>
                                <w:tcPr>
                                  <w:tcW w:w="4184" w:type="dxa"/>
                                </w:tcPr>
                                <w:p w14:paraId="2CBDF1DC" w14:textId="77777777" w:rsidR="008401A4" w:rsidRDefault="008401A4" w:rsidP="008401A4">
                                  <w:pPr>
                                    <w:pStyle w:val="FigureCaption"/>
                                  </w:pPr>
                                  <w:r>
                                    <w:t xml:space="preserve">Figure 1. Example from Greenland of the type of product that will be produced using the algorithms described in this document. In the slow-moving interior velocity is derived from crossing ALOS and RADARSAT orbits. Errors do not meet NISAR requirements since there at most only a few points to average. With 30+ acquisitions a year along each track, NISAR will easily meet the stated requirements. Time series of velocity are available at </w:t>
                                  </w:r>
                                  <w:r w:rsidRPr="00214DFC">
                                    <w:t>http://nsidc.org/data/measures/gimp</w:t>
                                  </w:r>
                                  <w:r>
                                    <w:t>.</w:t>
                                  </w:r>
                                </w:p>
                                <w:p w14:paraId="0DF45B2B" w14:textId="77777777" w:rsidR="008401A4" w:rsidRDefault="008401A4" w:rsidP="008401A4">
                                  <w:pPr>
                                    <w:pStyle w:val="FigureCaption"/>
                                    <w:ind w:left="360"/>
                                  </w:pPr>
                                </w:p>
                              </w:tc>
                            </w:tr>
                          </w:tbl>
                          <w:p w14:paraId="09F2103B" w14:textId="77777777" w:rsidR="008401A4" w:rsidRDefault="008401A4" w:rsidP="001F7D87">
                            <w:pPr>
                              <w:pStyle w:val="NormalNoIndent"/>
                            </w:pPr>
                            <w:r w:rsidRPr="005C54CD">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4A68C89" id="_x0000_t202" coordsize="21600,21600" o:spt="202" path="m,l,21600r21600,l21600,xe">
                <v:stroke joinstyle="miter"/>
                <v:path gradientshapeok="t" o:connecttype="rect"/>
              </v:shapetype>
              <v:shape id="Text Box 11" o:spid="_x0000_s1026" type="#_x0000_t202" style="position:absolute;left:0;text-align:left;margin-left:99.15pt;margin-top:10.75pt;width:6in;height:396pt;z-index:251659264;visibility:visible;mso-wrap-style:squar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" o:allowoverlap="f"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6"/>
                        <w:gridCol w:w="3911"/>
                      </w:tblGrid>
                      <w:tr w:rsidR="008401A4" w14:paraId="725A36B7" w14:textId="77777777" w:rsidTr="008401A4">
                        <w:tc>
                          <w:tcPr>
                            <w:tcW w:w="4183" w:type="dxa"/>
                          </w:tcPr>
                          <w:p w14:paraId="688AB7E6" w14:textId="77777777" w:rsidR="008401A4" w:rsidRDefault="008401A4" w:rsidP="008401A4">
                            <w:pPr>
                              <w:pStyle w:val="NormalNoIndent"/>
                            </w:pPr>
                            <w:r w:rsidRPr="005C54CD">
                              <w:rPr>
                                <w:noProof/>
                                <w:lang w:eastAsia="en-US"/>
                              </w:rPr>
                              <w:drawing>
                                <wp:inline distT="0" distB="0" distL="0" distR="0" wp14:anchorId="37B2214C" wp14:editId="47B43D72">
                                  <wp:extent cx="2691130" cy="4937760"/>
                                  <wp:effectExtent l="0" t="0" r="127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91130" cy="4937760"/>
                                          </a:xfrm>
                                          <a:prstGeom prst="rect">
                                            <a:avLst/>
                                          </a:prstGeom>
                                        </pic:spPr>
                                      </pic:pic>
                                    </a:graphicData>
                                  </a:graphic>
                                </wp:inline>
                              </w:drawing>
                            </w:r>
                          </w:p>
                        </w:tc>
                        <w:tc>
                          <w:tcPr>
                            <w:tcW w:w="4184" w:type="dxa"/>
                          </w:tcPr>
                          <w:p w14:paraId="2CBDF1DC" w14:textId="77777777" w:rsidR="008401A4" w:rsidRDefault="008401A4" w:rsidP="008401A4">
                            <w:pPr>
                              <w:pStyle w:val="FigureCaption"/>
                            </w:pPr>
                            <w:r>
                              <w:t xml:space="preserve">Figure 1. Example from Greenland of the type of product that will be produced using the algorithms described in this document. In the slow-moving interior velocity is derived from crossing ALOS and RADARSAT orbits. Errors do not meet NISAR requirements since there at most only a few points to average. With 30+ acquisitions a year along each track, NISAR will easily meet the stated requirements. Time series of velocity are available at </w:t>
                            </w:r>
                            <w:r w:rsidRPr="00214DFC">
                              <w:t>http://nsidc.org/data/measures/gimp</w:t>
                            </w:r>
                            <w:r>
                              <w:t>.</w:t>
                            </w:r>
                          </w:p>
                          <w:p w14:paraId="0DF45B2B" w14:textId="77777777" w:rsidR="008401A4" w:rsidRDefault="008401A4" w:rsidP="008401A4">
                            <w:pPr>
                              <w:pStyle w:val="FigureCaption"/>
                              <w:ind w:left="360"/>
                            </w:pPr>
                          </w:p>
                        </w:tc>
                      </w:tr>
                    </w:tbl>
                    <w:p w14:paraId="09F2103B" w14:textId="77777777" w:rsidR="008401A4" w:rsidRDefault="008401A4" w:rsidP="001F7D87">
                      <w:pPr>
                        <w:pStyle w:val="NormalNoIndent"/>
                      </w:pPr>
                      <w:r w:rsidRPr="005C54CD">
                        <w:t xml:space="preserve"> </w:t>
                      </w:r>
                    </w:p>
                  </w:txbxContent>
                </v:textbox>
                <w10:wrap type="tight" anchorx="page" anchory="margin"/>
              </v:shape>
            </w:pict>
          </mc:Fallback>
        </mc:AlternateContent>
      </w:r>
      <w:r>
        <w:t xml:space="preserve">Two NASA-funded production processors already exist for mapping ice-sheet velocities using SAR and they are routinely producing products under the </w:t>
      </w:r>
      <w:proofErr w:type="spellStart"/>
      <w:r>
        <w:t>MEaSUREs</w:t>
      </w:r>
      <w:proofErr w:type="spellEnd"/>
      <w:r>
        <w:t xml:space="preserve"> program for Greenland </w:t>
      </w:r>
      <w:r>
        <w:fldChar w:fldCharType="begin"/>
      </w:r>
      <w:r w:rsidR="003F4381">
        <w:instrText xml:space="preserve"> ADDIN PAPERS2_CITATIONS &lt;citation&gt;&lt;uuid&gt;47E680F7-D01E-4144-AE7D-F6278F3D50D7&lt;/uuid&gt;&lt;priority&gt;0&lt;/priority&gt;&lt;publications&gt;&lt;publication&gt;&lt;uuid&gt;4FC12D6D-C149-488E-BBFD-778FA0566181&lt;/uuid&gt;&lt;volume&gt;56&lt;/volume&gt;&lt;startpage&gt;415&lt;/startpage&gt;&lt;publication_date&gt;99201000001200000000200000&lt;/publication_date&gt;&lt;url&gt;http://www.ingentaconnect.com/content/igsoc/jog/2010/00000056/00000197/art00005&lt;/url&gt;&lt;citekey&gt;Joughin:2010p1241&lt;/citekey&gt;&lt;type&gt;400&lt;/type&gt;&lt;title&gt;Greenland flow variability from ice-sheet-wide velocity mapping&lt;/title&gt;&lt;location&gt;200,5,47.6614244,-122.2683743&lt;/location&gt;&lt;institution&gt;Univ Washington, Polar Sci Ctr, Appl Phys Lab, Seattle, WA 98105 USA&lt;/institution&gt;&lt;number&gt;197&lt;/number&gt;&lt;subtype&gt;400&lt;/subtype&gt;&lt;endpage&gt;430&lt;/endpage&gt;&lt;bundle&gt;&lt;publication&gt;&lt;publisher&gt;International Glaciological Society&lt;/publisher&gt;&lt;title&gt;Journal Of Glaciology&lt;/title&gt;&lt;type&gt;-100&lt;/type&gt;&lt;subtype&gt;-100&lt;/subtype&gt;&lt;uuid&gt;15F728EC-1865-41CF-9ABE-50D6E76E1111&lt;/uuid&gt;&lt;/publication&gt;&lt;/bundle&gt;&lt;authors&gt;&lt;author&gt;&lt;firstName&gt;Ian&lt;/firstName&gt;&lt;lastName&gt;Joughin&lt;/lastName&gt;&lt;/author&gt;&lt;author&gt;&lt;firstName&gt;Ben&lt;/firstName&gt;&lt;middleNames&gt;E&lt;/middleNames&gt;&lt;lastName&gt;Smith&lt;/lastName&gt;&lt;/author&gt;&lt;author&gt;&lt;firstName&gt;Ian&lt;/firstName&gt;&lt;middleNames&gt;M&lt;/middleNames&gt;&lt;lastName&gt;Howat&lt;/lastName&gt;&lt;/author&gt;&lt;author&gt;&lt;firstName&gt;Ted&lt;/firstName&gt;&lt;lastName&gt;Scambos&lt;/lastName&gt;&lt;/author&gt;&lt;author&gt;&lt;firstName&gt;Twila&lt;/firstName&gt;&lt;lastName&gt;Moon&lt;/lastName&gt;&lt;/author&gt;&lt;/authors&gt;&lt;/publication&gt;&lt;/publications&gt;&lt;cites&gt;&lt;/cites&gt;&lt;/citation&gt;</w:instrText>
      </w:r>
      <w:r>
        <w:fldChar w:fldCharType="separate"/>
      </w:r>
      <w:r>
        <w:rPr>
          <w:rFonts w:cs="Cambria"/>
        </w:rPr>
        <w:t>[</w:t>
      </w:r>
      <w:r>
        <w:rPr>
          <w:rFonts w:cs="Cambria"/>
          <w:i/>
          <w:iCs/>
        </w:rPr>
        <w:t>Joughin et al.</w:t>
      </w:r>
      <w:r>
        <w:rPr>
          <w:rFonts w:cs="Cambria"/>
        </w:rPr>
        <w:t>, 2010]</w:t>
      </w:r>
      <w:r>
        <w:fldChar w:fldCharType="end"/>
      </w:r>
      <w:r>
        <w:t xml:space="preserve"> and Antarctica </w:t>
      </w:r>
      <w:r>
        <w:fldChar w:fldCharType="begin"/>
      </w:r>
      <w:r w:rsidR="003F4381">
        <w:instrText xml:space="preserve"> ADDIN PAPERS2_CITATIONS &lt;citation&gt;&lt;uuid&gt;085AF017-E16D-4A50-9FCC-FD78BE711210&lt;/uuid&gt;&lt;priority&gt;0&lt;/priority&gt;&lt;publications&gt;&lt;publication&gt;&lt;volume&gt;333&lt;/volume&gt;&lt;publication_date&gt;99201109081200000000222000&lt;/publication_date&gt;&lt;number&gt;6048&lt;/number&gt;&lt;doi&gt;10.1126/science.1208336&lt;/doi&gt;&lt;startpage&gt;1427&lt;/startpage&gt;&lt;title&gt;Ice Flow of the Antarctic Ice Sheet&lt;/title&gt;&lt;uuid&gt;0EB04F8A-0065-4A55-9D99-BEA3BC7EB7BD&lt;/uuid&gt;&lt;subtype&gt;400&lt;/subtype&gt;&lt;endpage&gt;1430&lt;/endpage&gt;&lt;type&gt;400&lt;/type&gt;&lt;url&gt;http://www.sciencemag.org/cgi/doi/10.1126/science.1208336&lt;/url&gt;&lt;bundle&gt;&lt;publication&gt;&lt;publisher&gt;American Association for the Advancement of Science&lt;/publisher&gt;&lt;url&gt;http://www.sciencemag.org&lt;/url&gt;&lt;title&gt;Science&lt;/title&gt;&lt;type&gt;-100&lt;/type&gt;&lt;subtype&gt;-100&lt;/subtype&gt;&lt;uuid&gt;42F31FB6-B154-4CAD-B595-228255F8199F&lt;/uuid&gt;&lt;/publication&gt;&lt;/bundle&gt;&lt;authors&gt;&lt;author&gt;&lt;firstName&gt;E&lt;/firstName&gt;&lt;lastName&gt;Rignot&lt;/lastName&gt;&lt;/author&gt;&lt;author&gt;&lt;firstName&gt;J&lt;/firstName&gt;&lt;lastName&gt;Mouginot&lt;/lastName&gt;&lt;/author&gt;&lt;author&gt;&lt;firstName&gt;B&lt;/firstName&gt;&lt;lastName&gt;Scheuchl&lt;/lastName&gt;&lt;/author&gt;&lt;/authors&gt;&lt;/publication&gt;&lt;/publications&gt;&lt;cites&gt;&lt;/cites&gt;&lt;/citation&gt;</w:instrText>
      </w:r>
      <w:r>
        <w:fldChar w:fldCharType="separate"/>
      </w:r>
      <w:r>
        <w:rPr>
          <w:rFonts w:cs="Cambria"/>
        </w:rPr>
        <w:t>[</w:t>
      </w:r>
      <w:r>
        <w:rPr>
          <w:rFonts w:cs="Cambria"/>
          <w:i/>
          <w:iCs/>
        </w:rPr>
        <w:t>Rignot et al.</w:t>
      </w:r>
      <w:r>
        <w:rPr>
          <w:rFonts w:cs="Cambria"/>
        </w:rPr>
        <w:t>, 2011b]</w:t>
      </w:r>
      <w:r>
        <w:fldChar w:fldCharType="end"/>
      </w:r>
      <w:r>
        <w:t xml:space="preserve">. In addition, comparable systems are producing products in Europe </w:t>
      </w:r>
      <w:r>
        <w:rPr>
          <w:rFonts w:cs="Cambria"/>
        </w:rPr>
        <w:fldChar w:fldCharType="begin"/>
      </w:r>
      <w:r w:rsidR="003F4381">
        <w:rPr>
          <w:rFonts w:cs="Cambria"/>
        </w:rPr>
        <w:instrText xml:space="preserve"> ADDIN PAPERS2_CITATIONS &lt;citation&gt;&lt;uuid&gt;487E9FAF-59A3-4EFD-ACB8-AC8F94F387A2&lt;/uuid&gt;&lt;priority&gt;10&lt;/priority&gt;&lt;publications&gt;&lt;publication&gt;&lt;uuid&gt;3FBAF863-C808-413B-8495-A549501715BD&lt;/uuid&gt;&lt;volume&gt;7&lt;/volume&gt;&lt;doi&gt;10.3390/rs70709371&lt;/doi&gt;&lt;startpage&gt;9371&lt;/startpage&gt;&lt;publication_date&gt;99201507221200000000222000&lt;/publication_date&gt;&lt;url&gt;http://www.mdpi.com/2072-4292/7/7/9371/htm&lt;/url&gt;&lt;type&gt;400&lt;/type&gt;&lt;title&gt;The Sentinel-1 Mission: New Opportunities for Ice Sheet Observations&lt;/title&gt;&lt;publisher&gt;Multidisciplinary Digital Publishing Institute&lt;/publisher&gt;&lt;number&gt;7&lt;/number&gt;&lt;subtype&gt;400&lt;/subtype&gt;&lt;endpage&gt;9389&lt;/endpage&gt;&lt;bundle&gt;&lt;publication&gt;&lt;publisher&gt;Multidisciplinary Digital Publishing Institute&lt;/publisher&gt;&lt;title&gt;Remote Sensing&lt;/title&gt;&lt;type&gt;-100&lt;/type&gt;&lt;subtype&gt;-100&lt;/subtype&gt;&lt;uuid&gt;2EDD92FB-D479-4699-819A-532FC0CED78B&lt;/uuid&gt;&lt;/publication&gt;&lt;/bundle&gt;&lt;authors&gt;&lt;author&gt;&lt;firstName&gt;Thomas&lt;/firstName&gt;&lt;lastName&gt;Nagler&lt;/lastName&gt;&lt;/author&gt;&lt;author&gt;&lt;firstName&gt;Helmut&lt;/firstName&gt;&lt;lastName&gt;Rott&lt;/lastName&gt;&lt;/author&gt;&lt;author&gt;&lt;firstName&gt;Markus&lt;/firstName&gt;&lt;lastName&gt;Hetzenecker&lt;/lastName&gt;&lt;/author&gt;&lt;author&gt;&lt;firstName&gt;Jan&lt;/firstName&gt;&lt;lastName&gt;Wuite&lt;/lastName&gt;&lt;/author&gt;&lt;author&gt;&lt;firstName&gt;Pierre&lt;/firstName&gt;&lt;lastName&gt;Potin&lt;/lastName&gt;&lt;/author&gt;&lt;/authors&gt;&lt;/publication&gt;&lt;/publications&gt;&lt;cites&gt;&lt;/cites&gt;&lt;/citation&gt;</w:instrText>
      </w:r>
      <w:r>
        <w:rPr>
          <w:rFonts w:cs="Cambria"/>
        </w:rPr>
        <w:fldChar w:fldCharType="separate"/>
      </w:r>
      <w:r>
        <w:rPr>
          <w:rFonts w:cs="Cambria"/>
        </w:rPr>
        <w:t>[</w:t>
      </w:r>
      <w:r>
        <w:rPr>
          <w:rFonts w:cs="Cambria"/>
          <w:i/>
          <w:iCs/>
        </w:rPr>
        <w:t>Nagler et al.</w:t>
      </w:r>
      <w:r>
        <w:rPr>
          <w:rFonts w:cs="Cambria"/>
        </w:rPr>
        <w:t>, 2015]</w:t>
      </w:r>
      <w:r>
        <w:rPr>
          <w:rFonts w:cs="Cambria"/>
        </w:rPr>
        <w:fldChar w:fldCharType="end"/>
      </w:r>
      <w:r>
        <w:t>. These systems have produced ice-velocity measurements using data that extends back to the mid-1990s, using the algorithms described in this document (see Figures 1 and 2). These ongoing measurements represent an important pre-cursor data set to the NISAR mission. All of the algorithms described in this document have been implemented and have produced products by processing many thousands of SAR images from L-, C-, and X-band instruments, which have been distributed to a wide community of users (DAAC metrics indicate most of such velocity products have been downloaded by several hundred or more unique users).  Thus, there is a large community ready to work with similar products developed by NISAR.</w:t>
      </w:r>
    </w:p>
    <w:p w14:paraId="3A2C4AA2" w14:textId="77777777" w:rsidR="001F7D87" w:rsidRDefault="001F7D87" w:rsidP="001F7D87"/>
    <w:p w14:paraId="5037F654" w14:textId="77777777" w:rsidR="001F7D87" w:rsidRDefault="001F7D87" w:rsidP="001F7D87"/>
    <w:p w14:paraId="0DF1C751" w14:textId="77777777" w:rsidR="001F7D87" w:rsidRDefault="001F7D87" w:rsidP="001F7D87"/>
    <w:p w14:paraId="0F7816E4" w14:textId="77777777" w:rsidR="001F7D87" w:rsidRDefault="001F7D87" w:rsidP="001F7D87">
      <w:pPr>
        <w:pStyle w:val="Heading1"/>
      </w:pPr>
      <w:bookmarkStart w:id="18" w:name="_Toc308440851"/>
      <w:bookmarkStart w:id="19" w:name="_Toc507746006"/>
      <w:r>
        <w:t>THEORETICAL BASIS OF ALGORITHM</w:t>
      </w:r>
      <w:bookmarkEnd w:id="18"/>
      <w:bookmarkEnd w:id="19"/>
    </w:p>
    <w:p w14:paraId="0D12DF9B" w14:textId="77777777" w:rsidR="001F7D87" w:rsidRPr="00C408B9" w:rsidRDefault="001F7D87" w:rsidP="001F7D87">
      <w:r>
        <w:t>The following sub-sections provide detailed descriptions of the algorithms outlined above.</w:t>
      </w:r>
    </w:p>
    <w:p w14:paraId="2818E852" w14:textId="77777777" w:rsidR="001F7D87" w:rsidRDefault="001F7D87" w:rsidP="001F7D87">
      <w:pPr>
        <w:pStyle w:val="Heading3"/>
      </w:pPr>
      <w:bookmarkStart w:id="20" w:name="_Toc507746007"/>
      <w:r>
        <w:t>Speckle Tracking - Caveats for Velocity Estimation</w:t>
      </w:r>
      <w:bookmarkEnd w:id="20"/>
    </w:p>
    <w:p w14:paraId="5E954F4E" w14:textId="77777777" w:rsidR="001F7D87" w:rsidRDefault="001F7D87" w:rsidP="001F7D87">
      <w:r>
        <w:t>Speckle (or feature) tracked offsets are required for mapping areas of fast flow. Specifically, the L3 processor requires:</w:t>
      </w:r>
    </w:p>
    <w:p w14:paraId="2110420C" w14:textId="77777777" w:rsidR="001F7D87" w:rsidRDefault="001F7D87" w:rsidP="001F7D87">
      <w:pPr>
        <w:pStyle w:val="ListParagraph"/>
        <w:numPr>
          <w:ilvl w:val="0"/>
          <w:numId w:val="36"/>
        </w:numPr>
      </w:pPr>
      <w:r>
        <w:t>Range and azimuth offsets computed on a relatively fine grid (~every 16 to 24 pixels in the SLC image).</w:t>
      </w:r>
    </w:p>
    <w:p w14:paraId="07C2909E" w14:textId="77777777" w:rsidR="001F7D87" w:rsidRDefault="001F7D87" w:rsidP="001F7D87">
      <w:pPr>
        <w:pStyle w:val="ListParagraph"/>
        <w:numPr>
          <w:ilvl w:val="0"/>
          <w:numId w:val="36"/>
        </w:numPr>
      </w:pPr>
      <w:r>
        <w:t>Estimates of the uncertainty in the range and azimuth offsets.</w:t>
      </w:r>
    </w:p>
    <w:p w14:paraId="4E32B119" w14:textId="77777777" w:rsidR="001F7D87" w:rsidRDefault="001F7D87" w:rsidP="001F7D87">
      <w:pPr>
        <w:pStyle w:val="ListParagraph"/>
        <w:numPr>
          <w:ilvl w:val="0"/>
          <w:numId w:val="36"/>
        </w:numPr>
      </w:pPr>
      <w:r>
        <w:t>Meta data with location and other data.</w:t>
      </w:r>
    </w:p>
    <w:p w14:paraId="09C0F2AA" w14:textId="77777777" w:rsidR="001F7D87" w:rsidRDefault="001F7D87" w:rsidP="001F7D87">
      <w:r>
        <w:t xml:space="preserve">The L2 processor will compute offsets fields as a product [RD1]. For ice sheets, some additional processing may be required, which will require selecting parameters in standard algorithms [RD2] to meet ice sheet mapping requirements. First, offsets are required at much higher spatial sampling (&lt;250 m) than is typically required for standard products. Second, computational effort scales with the search radius, which is small (a few pixels) for most areas of the Earth where there is no strong ground motion. For ice sheets, however, offsets can exceed 100 pixels or more, increasing the computational load by orders of magnitude. This load can be reduced greatly by including prior estimates of (ideally frequently updated) velocity to produce a good initial estimate of the displacement so that the search radius can be narrowed substantially. Thus, the L2 processor would benefit substantially from </w:t>
      </w:r>
      <w:r w:rsidRPr="00B77C19">
        <w:rPr>
          <w:i/>
        </w:rPr>
        <w:t>a priori</w:t>
      </w:r>
      <w:r>
        <w:t xml:space="preserve"> velocity to help refine the search area. In addition, coherent matching can be improved if the local phase gradient is known. For most low-motion sites, this could be accomplished with a DEM. For ice sheets where there are strong phase gradients, non-standard processing where the interferogram is used can improve performance. Phase-C studies will help ascertain the best approach for the L2 production of ice-sheet offsets.  For this document, we assume the L2 products have been calibrated such that baseline-dependent geometry and topographic effects have been removed (see discussion in calibration section below).</w:t>
      </w:r>
    </w:p>
    <w:p w14:paraId="4A2A0A6C" w14:textId="77777777" w:rsidR="001F7D87" w:rsidRPr="00AF72C2" w:rsidRDefault="001F7D87" w:rsidP="001F7D87">
      <w:pPr>
        <w:ind w:firstLine="0"/>
      </w:pPr>
      <w:r>
        <w:rPr>
          <w:noProof/>
          <w:lang w:eastAsia="en-US"/>
        </w:rPr>
        <w:lastRenderedPageBreak/>
        <mc:AlternateContent>
          <mc:Choice Requires="wps">
            <w:drawing>
              <wp:anchor distT="0" distB="0" distL="114300" distR="114300" simplePos="0" relativeHeight="251662336" behindDoc="0" locked="0" layoutInCell="1" allowOverlap="1" wp14:anchorId="06B12A8D" wp14:editId="55BA1E44">
                <wp:simplePos x="0" y="0"/>
                <wp:positionH relativeFrom="column">
                  <wp:align>center</wp:align>
                </wp:positionH>
                <wp:positionV relativeFrom="margin">
                  <wp:align>top</wp:align>
                </wp:positionV>
                <wp:extent cx="5559552" cy="5495544"/>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559552" cy="549554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B09F0F" w14:textId="77777777" w:rsidR="008401A4" w:rsidRDefault="008401A4" w:rsidP="001F7D87">
                            <w:r>
                              <w:rPr>
                                <w:noProof/>
                                <w:lang w:eastAsia="en-US"/>
                              </w:rPr>
                              <w:drawing>
                                <wp:inline distT="0" distB="0" distL="0" distR="0" wp14:anchorId="68A61A46" wp14:editId="474AE3CB">
                                  <wp:extent cx="4341787" cy="434530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arctica.png"/>
                                          <pic:cNvPicPr/>
                                        </pic:nvPicPr>
                                        <pic:blipFill>
                                          <a:blip r:embed="rId12">
                                            <a:extLst>
                                              <a:ext uri="{28A0092B-C50C-407E-A947-70E740481C1C}">
                                                <a14:useLocalDpi xmlns:a14="http://schemas.microsoft.com/office/drawing/2010/main" val="0"/>
                                              </a:ext>
                                            </a:extLst>
                                          </a:blip>
                                          <a:stretch>
                                            <a:fillRect/>
                                          </a:stretch>
                                        </pic:blipFill>
                                        <pic:spPr>
                                          <a:xfrm>
                                            <a:off x="0" y="0"/>
                                            <a:ext cx="4341787" cy="4345305"/>
                                          </a:xfrm>
                                          <a:prstGeom prst="rect">
                                            <a:avLst/>
                                          </a:prstGeom>
                                        </pic:spPr>
                                      </pic:pic>
                                    </a:graphicData>
                                  </a:graphic>
                                </wp:inline>
                              </w:drawing>
                            </w:r>
                          </w:p>
                          <w:p w14:paraId="04D2C1EB" w14:textId="77777777" w:rsidR="008401A4" w:rsidRDefault="008401A4" w:rsidP="001F7D87">
                            <w:pPr>
                              <w:pStyle w:val="FigureCaption"/>
                            </w:pPr>
                            <w:r>
                              <w:t xml:space="preserve">Figure 2. Example from Antarctica of the type of product that will be produced using the algorithms described in this document.  With either left-only or right and left looking coverage, NISAR will map the vast interior of the Antarctic Ice Sheet. Time series of Antarctic velocity are available at </w:t>
                            </w:r>
                            <w:r w:rsidRPr="00214DFC">
                              <w:t>https://nsidc.org/data/measures/aiv</w:t>
                            </w:r>
                            <w:r>
                              <w:t>).</w:t>
                            </w:r>
                          </w:p>
                          <w:p w14:paraId="24660214" w14:textId="77777777" w:rsidR="008401A4" w:rsidRDefault="008401A4" w:rsidP="001F7D87">
                            <w:pPr>
                              <w:pStyle w:val="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12A8D" id="Text Box 1" o:spid="_x0000_s1027" type="#_x0000_t202" style="position:absolute;left:0;text-align:left;margin-left:0;margin-top:0;width:437.75pt;height:432.7pt;z-index:251662336;visibility:visible;mso-wrap-style:square;mso-width-percent:0;mso-height-percent:0;mso-wrap-distance-left:9pt;mso-wrap-distance-top:0;mso-wrap-distance-right:9pt;mso-wrap-distance-bottom:0;mso-position-horizontal:center;mso-position-horizontal-relative:text;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" filled="f" stroked="f">
                <v:textbox>
                  <w:txbxContent>
                    <w:p w14:paraId="1AB09F0F" w14:textId="77777777" w:rsidR="008401A4" w:rsidRDefault="008401A4" w:rsidP="001F7D87">
                      <w:r>
                        <w:rPr>
                          <w:noProof/>
                          <w:lang w:eastAsia="en-US"/>
                        </w:rPr>
                        <w:drawing>
                          <wp:inline distT="0" distB="0" distL="0" distR="0" wp14:anchorId="68A61A46" wp14:editId="474AE3CB">
                            <wp:extent cx="4341787" cy="434530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arctica.png"/>
                                    <pic:cNvPicPr/>
                                  </pic:nvPicPr>
                                  <pic:blipFill>
                                    <a:blip r:embed="rId12">
                                      <a:extLst>
                                        <a:ext uri="{28A0092B-C50C-407E-A947-70E740481C1C}">
                                          <a14:useLocalDpi xmlns:a14="http://schemas.microsoft.com/office/drawing/2010/main" val="0"/>
                                        </a:ext>
                                      </a:extLst>
                                    </a:blip>
                                    <a:stretch>
                                      <a:fillRect/>
                                    </a:stretch>
                                  </pic:blipFill>
                                  <pic:spPr>
                                    <a:xfrm>
                                      <a:off x="0" y="0"/>
                                      <a:ext cx="4341787" cy="4345305"/>
                                    </a:xfrm>
                                    <a:prstGeom prst="rect">
                                      <a:avLst/>
                                    </a:prstGeom>
                                  </pic:spPr>
                                </pic:pic>
                              </a:graphicData>
                            </a:graphic>
                          </wp:inline>
                        </w:drawing>
                      </w:r>
                    </w:p>
                    <w:p w14:paraId="04D2C1EB" w14:textId="77777777" w:rsidR="008401A4" w:rsidRDefault="008401A4" w:rsidP="001F7D87">
                      <w:pPr>
                        <w:pStyle w:val="FigureCaption"/>
                      </w:pPr>
                      <w:r>
                        <w:t xml:space="preserve">Figure 2. Example from Antarctica of the type of product that will be produced using the algorithms described in this document.  With either left-only or right and left looking coverage, NISAR will map the vast interior of the Antarctic Ice Sheet. Time series of Antarctic velocity are available at </w:t>
                      </w:r>
                      <w:r w:rsidRPr="00214DFC">
                        <w:t>https://nsidc.org/data/measures/aiv</w:t>
                      </w:r>
                      <w:r>
                        <w:t>).</w:t>
                      </w:r>
                    </w:p>
                    <w:p w14:paraId="24660214" w14:textId="77777777" w:rsidR="008401A4" w:rsidRDefault="008401A4" w:rsidP="001F7D87">
                      <w:pPr>
                        <w:pStyle w:val="FigureCaption"/>
                      </w:pPr>
                    </w:p>
                  </w:txbxContent>
                </v:textbox>
                <w10:wrap type="square" anchory="margin"/>
              </v:shape>
            </w:pict>
          </mc:Fallback>
        </mc:AlternateContent>
      </w:r>
    </w:p>
    <w:p w14:paraId="49DEA095" w14:textId="77777777" w:rsidR="001F7D87" w:rsidRDefault="001F7D87" w:rsidP="001F7D87">
      <w:pPr>
        <w:pStyle w:val="Heading3"/>
      </w:pPr>
      <w:bookmarkStart w:id="21" w:name="_Toc507746008"/>
      <w:r>
        <w:t>Interferograms – Caveats for Velocity Estimation</w:t>
      </w:r>
      <w:bookmarkEnd w:id="21"/>
    </w:p>
    <w:p w14:paraId="7CC35BAD" w14:textId="77777777" w:rsidR="001F7D87" w:rsidRDefault="001F7D87" w:rsidP="001F7D87">
      <w:r>
        <w:t xml:space="preserve">Ice sheet velocity and grounding line estimates derived from phase require: </w:t>
      </w:r>
    </w:p>
    <w:p w14:paraId="6DA0FD19" w14:textId="77777777" w:rsidR="001F7D87" w:rsidRDefault="001F7D87" w:rsidP="001F7D87">
      <w:pPr>
        <w:pStyle w:val="ListParagraph"/>
        <w:numPr>
          <w:ilvl w:val="0"/>
          <w:numId w:val="37"/>
        </w:numPr>
      </w:pPr>
      <w:r>
        <w:t>Wrapped interferogram with fine registration to account for ice sheet motion (grounding line),</w:t>
      </w:r>
    </w:p>
    <w:p w14:paraId="541A8EA8" w14:textId="77777777" w:rsidR="001F7D87" w:rsidRDefault="001F7D87" w:rsidP="001F7D87">
      <w:pPr>
        <w:pStyle w:val="ListParagraph"/>
        <w:numPr>
          <w:ilvl w:val="0"/>
          <w:numId w:val="37"/>
        </w:numPr>
      </w:pPr>
      <w:r>
        <w:t>Unwrapped version of the interferogram (velocity),</w:t>
      </w:r>
    </w:p>
    <w:p w14:paraId="19DFB680" w14:textId="77777777" w:rsidR="001F7D87" w:rsidRPr="00D41FBF" w:rsidRDefault="001F7D87" w:rsidP="001F7D87">
      <w:pPr>
        <w:pStyle w:val="ListParagraph"/>
        <w:numPr>
          <w:ilvl w:val="0"/>
          <w:numId w:val="37"/>
        </w:numPr>
      </w:pPr>
      <w:r>
        <w:t>Estimate of the phase error at each point.</w:t>
      </w:r>
    </w:p>
    <w:p w14:paraId="3668FC74" w14:textId="77777777" w:rsidR="001F7D87" w:rsidRDefault="001F7D87" w:rsidP="001F7D87">
      <w:r>
        <w:t xml:space="preserve">The standard NISAR L2 processor work flow will produce interferograms for ice velocity mapping. Because of the spatially varying displacements, fine-registration (sub-kilometer resolution) is needed in fast moving areas. Such fine registration may not be feasible or required for global processing. As a result, production of ice-sheet </w:t>
      </w:r>
      <w:r>
        <w:lastRenderedPageBreak/>
        <w:t>velocities may require separate processing of interferograms. Any such specialized products [RD1] would use standard NISAR production code [see RD2], but with parameters optimized for fast ice flow. The L3 processor also assume the L2 products have been calibrated such that baseline-dependent geometry and topographic effects have been removed.</w:t>
      </w:r>
    </w:p>
    <w:p w14:paraId="74A9D191" w14:textId="77777777" w:rsidR="001F7D87" w:rsidRDefault="001F7D87" w:rsidP="001F7D87">
      <w:pPr>
        <w:pStyle w:val="Heading2"/>
      </w:pPr>
      <w:bookmarkStart w:id="22" w:name="_Toc507746009"/>
      <w:r>
        <w:t>Definition of Quantities Used in Velocity and Grounding-Line Estimation</w:t>
      </w:r>
      <w:bookmarkEnd w:id="22"/>
    </w:p>
    <w:p w14:paraId="31D9A94E" w14:textId="77777777" w:rsidR="001F7D87" w:rsidRDefault="001F7D87" w:rsidP="001F7D87">
      <w:r>
        <w:t>Velocity estimates are derived using either interferometric phase or speckle-tracked matches as described below. Here we define the notation used for the quantities that go into the velocity estimation equations.</w:t>
      </w:r>
    </w:p>
    <w:p w14:paraId="0640D21B" w14:textId="77777777" w:rsidR="001F7D87" w:rsidRDefault="001F7D87" w:rsidP="001F7D87">
      <w:pPr>
        <w:pStyle w:val="Heading3"/>
      </w:pPr>
      <w:bookmarkStart w:id="23" w:name="_Toc507746010"/>
      <w:r>
        <w:t>Raw Speckle Tracked Offsets</w:t>
      </w:r>
      <w:bookmarkEnd w:id="23"/>
    </w:p>
    <w:p w14:paraId="7FC91532" w14:textId="77777777" w:rsidR="001F7D87" w:rsidRDefault="001F7D87" w:rsidP="001F7D87">
      <w:r>
        <w:t xml:space="preserve">At a given set of range-azimuth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e>
        </m:d>
      </m:oMath>
      <w:r>
        <w:t xml:space="preserve">, in the reference SLC (first image acquired), cross correlation is used to locate same point, </w:t>
      </w:r>
      <m:oMath>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oMath>
      <w:r>
        <w:t xml:space="preserve"> in the second SLC, which is in non-integer values. The raw range and azimuth offsets, </w:t>
      </w:r>
      <m:oMath>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ρ</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s</m:t>
                </m:r>
              </m:sub>
            </m:sSub>
          </m:e>
        </m:d>
      </m:oMath>
      <w:r>
        <w:t>, given by [ND2],</w:t>
      </w:r>
    </w:p>
    <w:p w14:paraId="603F12A0" w14:textId="77777777" w:rsidR="001F7D87" w:rsidRDefault="008401A4" w:rsidP="001F7D87">
      <w:pPr>
        <w:pStyle w:val="Equation"/>
      </w:pPr>
      <m:oMath>
        <m:sSub>
          <m:sSubPr>
            <m:ctrlPr>
              <w:rPr>
                <w:rFonts w:ascii="Cambria Math" w:hAnsi="Cambria Math"/>
              </w:rPr>
            </m:ctrlPr>
          </m:sSubPr>
          <m:e>
            <m:r>
              <w:rPr>
                <w:rFonts w:ascii="Cambria Math" w:hAnsi="Cambria Math"/>
              </w:rPr>
              <m:t>δ</m:t>
            </m:r>
          </m:e>
          <m:sub>
            <m:r>
              <w:rPr>
                <w:rFonts w:ascii="Cambria Math" w:hAnsi="Cambria Math"/>
              </w:rPr>
              <m:t>ρ</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oMath>
      <w:r w:rsidR="001F7D87">
        <w:t xml:space="preserve"> and </w:t>
      </w:r>
      <m:oMath>
        <m:sSub>
          <m:sSubPr>
            <m:ctrlPr>
              <w:rPr>
                <w:rFonts w:ascii="Cambria Math" w:hAnsi="Cambria Math"/>
              </w:rPr>
            </m:ctrlPr>
          </m:sSubPr>
          <m:e>
            <m:r>
              <w:rPr>
                <w:rFonts w:ascii="Cambria Math" w:hAnsi="Cambria Math"/>
              </w:rPr>
              <m:t>δ</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1F7D87">
        <w:t>.</w:t>
      </w:r>
    </w:p>
    <w:p w14:paraId="6EBA80E1" w14:textId="77777777" w:rsidR="001F7D87" w:rsidRDefault="001F7D87" w:rsidP="001F7D87">
      <w:pPr>
        <w:pStyle w:val="Heading3"/>
      </w:pPr>
      <w:bookmarkStart w:id="24" w:name="_Toc507746011"/>
      <w:r>
        <w:t>Raw Interferometric Phase</w:t>
      </w:r>
      <w:bookmarkEnd w:id="24"/>
    </w:p>
    <w:p w14:paraId="03EF2224" w14:textId="77777777" w:rsidR="001F7D87" w:rsidRDefault="001F7D87" w:rsidP="001F7D87">
      <w:r>
        <w:t xml:space="preserve">Given to co-registered SLCs,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and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t>, the phase of the interferogram is given by:</w:t>
      </w:r>
    </w:p>
    <w:p w14:paraId="07FD6FDC" w14:textId="77777777" w:rsidR="001F7D87" w:rsidRDefault="008401A4" w:rsidP="001F7D87">
      <w:pPr>
        <w:pStyle w:val="Equation"/>
      </w:pPr>
      <m:oMath>
        <m:sSub>
          <m:sSubPr>
            <m:ctrlPr>
              <w:rPr>
                <w:rFonts w:ascii="Cambria Math" w:hAnsi="Cambria Math"/>
              </w:rPr>
            </m:ctrlPr>
          </m:sSubPr>
          <m:e>
            <m:r>
              <m:rPr>
                <m:sty m:val="p"/>
              </m:rPr>
              <w:rPr>
                <w:rFonts w:ascii="Cambria Math" w:hAnsi="Cambria Math"/>
              </w:rPr>
              <m:t>ϕ</m:t>
            </m:r>
          </m:e>
          <m:sub>
            <m:r>
              <w:rPr>
                <w:rFonts w:ascii="Cambria Math" w:hAnsi="Cambria Math"/>
              </w:rPr>
              <m:t>w</m:t>
            </m:r>
          </m:sub>
        </m:sSub>
        <m:r>
          <m:rPr>
            <m:sty m:val="p"/>
          </m:rPr>
          <w:rPr>
            <w:rFonts w:ascii="Cambria Math" w:hAnsi="Cambria Math"/>
          </w:rPr>
          <m:t>=Arg</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I</m:t>
                </m:r>
              </m:e>
              <m:sub>
                <m:r>
                  <m:rPr>
                    <m:sty m:val="p"/>
                  </m:rPr>
                  <w:rPr>
                    <w:rFonts w:ascii="Cambria Math" w:hAnsi="Cambria Math"/>
                    <w:color w:val="000000" w:themeColor="text1"/>
                  </w:rPr>
                  <m:t>1</m:t>
                </m:r>
              </m:sub>
            </m:sSub>
            <m:sSubSup>
              <m:sSubSupPr>
                <m:ctrlPr>
                  <w:rPr>
                    <w:rFonts w:ascii="Cambria Math" w:hAnsi="Cambria Math"/>
                    <w:color w:val="000000" w:themeColor="text1"/>
                  </w:rPr>
                </m:ctrlPr>
              </m:sSubSupPr>
              <m:e>
                <m:r>
                  <w:rPr>
                    <w:rFonts w:ascii="Cambria Math" w:hAnsi="Cambria Math"/>
                    <w:color w:val="000000" w:themeColor="text1"/>
                  </w:rPr>
                  <m:t>I</m:t>
                </m:r>
              </m:e>
              <m:sub>
                <m:r>
                  <m:rPr>
                    <m:sty m:val="p"/>
                  </m:rPr>
                  <w:rPr>
                    <w:rFonts w:ascii="Cambria Math" w:hAnsi="Cambria Math"/>
                    <w:color w:val="000000" w:themeColor="text1"/>
                  </w:rPr>
                  <m:t>2</m:t>
                </m:r>
              </m:sub>
              <m:sup>
                <m:r>
                  <m:rPr>
                    <m:sty m:val="p"/>
                  </m:rPr>
                  <w:rPr>
                    <w:rFonts w:ascii="Cambria Math" w:hAnsi="Cambria Math"/>
                    <w:color w:val="000000" w:themeColor="text1"/>
                  </w:rPr>
                  <m:t>*</m:t>
                </m:r>
              </m:sup>
            </m:sSubSup>
          </m:e>
        </m:d>
        <m:r>
          <m:rPr>
            <m:sty m:val="p"/>
          </m:rPr>
          <w:rPr>
            <w:rFonts w:ascii="Cambria Math" w:hAnsi="Cambria Math"/>
            <w:color w:val="000000" w:themeColor="text1"/>
          </w:rPr>
          <m:t>,</m:t>
        </m:r>
      </m:oMath>
    </w:p>
    <w:p w14:paraId="20B907EA" w14:textId="77777777" w:rsidR="001F7D87" w:rsidRPr="004B6F34" w:rsidRDefault="001F7D87" w:rsidP="001F7D87">
      <w:pPr>
        <w:pStyle w:val="NormalNoIndent"/>
      </w:pPr>
      <w:r>
        <w:t xml:space="preserve">which is only known modulo </w:t>
      </w:r>
      <m:oMath>
        <m:r>
          <w:rPr>
            <w:rFonts w:ascii="Cambria Math" w:hAnsi="Cambria Math"/>
          </w:rPr>
          <m:t>2π</m:t>
        </m:r>
      </m:oMath>
      <w:r>
        <w:t xml:space="preserve">. Thus, a phase unwrapping algorithm is applied to determine the unwrapped phase, </w:t>
      </w:r>
      <m:oMath>
        <m:r>
          <m:rPr>
            <m:sty m:val="p"/>
          </m:rPr>
          <w:rPr>
            <w:rFonts w:ascii="Cambria Math" w:hAnsi="Cambria Math"/>
          </w:rPr>
          <m:t>ϕ</m:t>
        </m:r>
      </m:oMath>
      <w:r>
        <w:t>.</w:t>
      </w:r>
    </w:p>
    <w:p w14:paraId="7571704D" w14:textId="77777777" w:rsidR="001F7D87" w:rsidRDefault="001F7D87" w:rsidP="001F7D87">
      <w:pPr>
        <w:pStyle w:val="Heading3"/>
      </w:pPr>
      <w:bookmarkStart w:id="25" w:name="_Toc507746012"/>
      <w:r>
        <w:t>Calibrated Offsets and Phase</w:t>
      </w:r>
      <w:bookmarkEnd w:id="25"/>
    </w:p>
    <w:p w14:paraId="1BEE2114" w14:textId="77777777" w:rsidR="001F7D87" w:rsidRDefault="001F7D87" w:rsidP="001F7D87">
      <w:r>
        <w:t xml:space="preserve">The interferograms and range offsets also contain information about the topography with sensitivity determined by the baseline. The imaging geometry will introduce additional displacements unrelated to surface motion. These differences can be corrected using the orbit and timing information. Here we encapsulate this information (i.e., state vectors, range delays, and any other ancillary information) into vectors, </w:t>
      </w:r>
      <m:oMath>
        <m:sSub>
          <m:sSubPr>
            <m:ctrlPr>
              <w:rPr>
                <w:rFonts w:ascii="Cambria Math" w:hAnsi="Cambria Math"/>
                <w:b/>
              </w:rPr>
            </m:ctrlPr>
          </m:sSubPr>
          <m:e>
            <m:r>
              <m:rPr>
                <m:sty m:val="b"/>
              </m:rPr>
              <w:rPr>
                <w:rFonts w:ascii="Cambria Math" w:hAnsi="Cambria Math"/>
              </w:rPr>
              <m:t>o</m:t>
            </m:r>
          </m:e>
          <m:sub>
            <m:r>
              <m:rPr>
                <m:sty m:val="bi"/>
              </m:rPr>
              <w:rPr>
                <w:rFonts w:ascii="Cambria Math" w:hAnsi="Cambria Math"/>
              </w:rPr>
              <m:t>1</m:t>
            </m:r>
          </m:sub>
        </m:sSub>
      </m:oMath>
      <w:r>
        <w:t xml:space="preserve"> and </w:t>
      </w:r>
      <m:oMath>
        <m:sSub>
          <m:sSubPr>
            <m:ctrlPr>
              <w:rPr>
                <w:rFonts w:ascii="Cambria Math" w:hAnsi="Cambria Math"/>
                <w:b/>
              </w:rPr>
            </m:ctrlPr>
          </m:sSubPr>
          <m:e>
            <m:r>
              <m:rPr>
                <m:sty m:val="b"/>
              </m:rPr>
              <w:rPr>
                <w:rFonts w:ascii="Cambria Math" w:hAnsi="Cambria Math"/>
              </w:rPr>
              <m:t>o</m:t>
            </m:r>
          </m:e>
          <m:sub>
            <m:r>
              <m:rPr>
                <m:sty m:val="bi"/>
              </m:rPr>
              <w:rPr>
                <w:rFonts w:ascii="Cambria Math" w:hAnsi="Cambria Math"/>
              </w:rPr>
              <m:t>2</m:t>
            </m:r>
          </m:sub>
        </m:sSub>
      </m:oMath>
      <w:r>
        <w:t xml:space="preserve">, for the first and second images, respectively. With this information, then signals other than those related to surface motion can be removed to produce the surface-displacement only component of the range offset as </w:t>
      </w:r>
    </w:p>
    <w:p w14:paraId="1977AD59" w14:textId="77777777" w:rsidR="001F7D87" w:rsidRDefault="008401A4" w:rsidP="001F7D87">
      <w:pPr>
        <w:pStyle w:val="Equation"/>
      </w:pPr>
      <m:oMath>
        <m:sSub>
          <m:sSubPr>
            <m:ctrlPr>
              <w:rPr>
                <w:rFonts w:ascii="Cambria Math" w:hAnsi="Cambria Math"/>
              </w:rPr>
            </m:ctrlPr>
          </m:sSubPr>
          <m:e>
            <m:acc>
              <m:accPr>
                <m:chr m:val="̃"/>
                <m:ctrlPr>
                  <w:rPr>
                    <w:rFonts w:ascii="Cambria Math" w:hAnsi="Cambria Math"/>
                    <w:i/>
                    <w:iCs/>
                  </w:rPr>
                </m:ctrlPr>
              </m:accPr>
              <m:e>
                <m:r>
                  <w:rPr>
                    <w:rFonts w:ascii="Cambria Math" w:hAnsi="Cambria Math"/>
                  </w:rPr>
                  <m:t>δ</m:t>
                </m:r>
              </m:e>
            </m:acc>
          </m:e>
          <m:sub>
            <m:r>
              <w:rPr>
                <w:rFonts w:ascii="Cambria Math" w:hAnsi="Cambria Math"/>
              </w:rPr>
              <m:t>ρ</m:t>
            </m:r>
          </m:sub>
        </m:sSub>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ρ</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ρ</m:t>
            </m:r>
          </m:sub>
        </m:sSub>
        <m:d>
          <m:dPr>
            <m:ctrlPr>
              <w:rPr>
                <w:rFonts w:ascii="Cambria Math" w:hAnsi="Cambria Math"/>
                <w:i/>
              </w:rPr>
            </m:ctrlPr>
          </m:dPr>
          <m:e>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2</m:t>
                </m:r>
              </m:sub>
            </m:sSub>
            <m:r>
              <w:rPr>
                <w:rFonts w:ascii="Cambria Math" w:hAnsi="Cambria Math"/>
              </w:rPr>
              <m:t>,z</m:t>
            </m:r>
          </m:e>
        </m:d>
      </m:oMath>
      <w:r w:rsidR="001F7D87">
        <w:t>,</w:t>
      </w:r>
    </w:p>
    <w:p w14:paraId="1F41E1D6" w14:textId="77777777" w:rsidR="001F7D87" w:rsidRDefault="001F7D87" w:rsidP="001F7D87">
      <w:pPr>
        <w:pStyle w:val="NormalNoIndent"/>
      </w:pPr>
      <w:r>
        <w:t xml:space="preserve">Note here we assume the offsets have been scaled from pixels to units of meters. As our purpose here is to define terms rather than to provide the details of the corrections (see calibration section below), here we have bundled the geometry, </w:t>
      </w:r>
      <w:r>
        <w:lastRenderedPageBreak/>
        <w:t xml:space="preserve">baseline, and elevation dependent corrections in a scalar function </w:t>
      </w:r>
      <m:oMath>
        <m:sSub>
          <m:sSubPr>
            <m:ctrlPr>
              <w:rPr>
                <w:rFonts w:ascii="Cambria Math" w:hAnsi="Cambria Math"/>
                <w:i/>
              </w:rPr>
            </m:ctrlPr>
          </m:sSubPr>
          <m:e>
            <m:r>
              <w:rPr>
                <w:rFonts w:ascii="Cambria Math" w:hAnsi="Cambria Math"/>
              </w:rPr>
              <m:t>f</m:t>
            </m:r>
          </m:e>
          <m:sub>
            <m:r>
              <w:rPr>
                <w:rFonts w:ascii="Cambria Math" w:hAnsi="Cambria Math"/>
              </w:rPr>
              <m:t>ρ</m:t>
            </m:r>
          </m:sub>
        </m:sSub>
      </m:oMath>
      <w:r>
        <w:t xml:space="preserve">. For now, we assume these corrections are applied in the L2 processing, but they could be applied as part of the L3 processing as described below. Similarly, we can correct the azimuth displacements in units of meters as </w:t>
      </w:r>
    </w:p>
    <w:p w14:paraId="3D81928E" w14:textId="77777777" w:rsidR="001F7D87" w:rsidRDefault="008401A4" w:rsidP="001F7D87">
      <w:pPr>
        <w:pStyle w:val="Equation"/>
      </w:pPr>
      <m:oMath>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t>
            </m:r>
          </m:sub>
        </m:sSub>
        <m:d>
          <m:dPr>
            <m:ctrlPr>
              <w:rPr>
                <w:rFonts w:ascii="Cambria Math" w:hAnsi="Cambria Math"/>
              </w:rPr>
            </m:ctrlPr>
          </m:dPr>
          <m:e>
            <m:sSub>
              <m:sSubPr>
                <m:ctrlPr>
                  <w:rPr>
                    <w:rFonts w:ascii="Cambria Math" w:hAnsi="Cambria Math"/>
                    <w:b/>
                  </w:rPr>
                </m:ctrlPr>
              </m:sSubPr>
              <m:e>
                <m:r>
                  <m:rPr>
                    <m:sty m:val="bi"/>
                  </m:rPr>
                  <w:rPr>
                    <w:rFonts w:ascii="Cambria Math" w:hAnsi="Cambria Math"/>
                  </w:rPr>
                  <m:t>o</m:t>
                </m:r>
              </m:e>
              <m:sub>
                <m:r>
                  <m:rPr>
                    <m:sty m:val="b"/>
                  </m:rPr>
                  <w:rPr>
                    <w:rFonts w:ascii="Cambria Math" w:hAnsi="Cambria Math"/>
                  </w:rPr>
                  <m:t>1</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o</m:t>
                </m:r>
              </m:e>
              <m:sub>
                <m:r>
                  <m:rPr>
                    <m:sty m:val="b"/>
                  </m:rPr>
                  <w:rPr>
                    <w:rFonts w:ascii="Cambria Math" w:hAnsi="Cambria Math"/>
                  </w:rPr>
                  <m:t>2</m:t>
                </m:r>
              </m:sub>
            </m:sSub>
          </m:e>
        </m:d>
      </m:oMath>
      <w:r w:rsidR="001F7D87">
        <w:t>.</w:t>
      </w:r>
    </w:p>
    <w:p w14:paraId="2EE013D3" w14:textId="77777777" w:rsidR="001F7D87" w:rsidRDefault="001F7D87" w:rsidP="001F7D87">
      <w:pPr>
        <w:pStyle w:val="NormalNoIndent"/>
        <w:rPr>
          <w:iCs/>
        </w:rPr>
      </w:pPr>
      <w:r>
        <w:t xml:space="preserve">The unwrapped interferometric phase, </w:t>
      </w:r>
      <m:oMath>
        <m:r>
          <w:rPr>
            <w:rFonts w:ascii="Cambria Math" w:hAnsi="Cambria Math"/>
          </w:rPr>
          <m:t>ϕ</m:t>
        </m:r>
      </m:oMath>
      <w:r>
        <w:rPr>
          <w:iCs/>
        </w:rPr>
        <w:t xml:space="preserve">, requires similar correction such that </w:t>
      </w:r>
    </w:p>
    <w:p w14:paraId="65654F01" w14:textId="77777777" w:rsidR="001F7D87" w:rsidRDefault="008401A4" w:rsidP="001F7D87">
      <w:pPr>
        <w:pStyle w:val="Equation"/>
      </w:pPr>
      <m:oMath>
        <m:acc>
          <m:accPr>
            <m:chr m:val="̃"/>
            <m:ctrlPr>
              <w:rPr>
                <w:rFonts w:ascii="Cambria Math" w:hAnsi="Cambria Math"/>
              </w:rPr>
            </m:ctrlPr>
          </m:accPr>
          <m:e>
            <m:r>
              <m:rPr>
                <m:sty m:val="p"/>
              </m:rPr>
              <w:rPr>
                <w:rFonts w:ascii="Cambria Math" w:hAnsi="Cambria Math"/>
              </w:rPr>
              <m:t>ϕ</m:t>
            </m:r>
          </m:e>
        </m:acc>
        <m:r>
          <m:rPr>
            <m:sty m:val="p"/>
          </m:rPr>
          <w:rPr>
            <w:rFonts w:ascii="Cambria Math" w:hAnsi="Cambria Math"/>
          </w:rPr>
          <m:t>=</m:t>
        </m:r>
        <m:r>
          <w:rPr>
            <w:rFonts w:ascii="Cambria Math" w:hAnsi="Cambria Math"/>
          </w:rPr>
          <m:t>ϕ</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ϕ</m:t>
            </m:r>
          </m:sub>
        </m:sSub>
        <m:d>
          <m:dPr>
            <m:ctrlPr>
              <w:rPr>
                <w:rFonts w:ascii="Cambria Math" w:hAnsi="Cambria Math"/>
              </w:rPr>
            </m:ctrlPr>
          </m:dPr>
          <m:e>
            <m:sSub>
              <m:sSubPr>
                <m:ctrlPr>
                  <w:rPr>
                    <w:rFonts w:ascii="Cambria Math" w:hAnsi="Cambria Math"/>
                    <w:b/>
                  </w:rPr>
                </m:ctrlPr>
              </m:sSubPr>
              <m:e>
                <m:r>
                  <m:rPr>
                    <m:sty m:val="bi"/>
                  </m:rPr>
                  <w:rPr>
                    <w:rFonts w:ascii="Cambria Math" w:hAnsi="Cambria Math"/>
                  </w:rPr>
                  <m:t>o</m:t>
                </m:r>
              </m:e>
              <m:sub>
                <m:r>
                  <m:rPr>
                    <m:sty m:val="b"/>
                  </m:rPr>
                  <w:rPr>
                    <w:rFonts w:ascii="Cambria Math" w:hAnsi="Cambria Math"/>
                  </w:rPr>
                  <m:t>1</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o</m:t>
                </m:r>
              </m:e>
              <m:sub>
                <m:r>
                  <m:rPr>
                    <m:sty m:val="b"/>
                  </m:rPr>
                  <w:rPr>
                    <w:rFonts w:ascii="Cambria Math" w:hAnsi="Cambria Math"/>
                  </w:rPr>
                  <m:t>2</m:t>
                </m:r>
              </m:sub>
            </m:sSub>
            <m:r>
              <m:rPr>
                <m:sty m:val="b"/>
              </m:rPr>
              <w:rPr>
                <w:rFonts w:ascii="Cambria Math" w:hAnsi="Cambria Math"/>
              </w:rPr>
              <m:t>,</m:t>
            </m:r>
            <m:r>
              <w:rPr>
                <w:rFonts w:ascii="Cambria Math" w:hAnsi="Cambria Math"/>
              </w:rPr>
              <m:t>z</m:t>
            </m:r>
          </m:e>
        </m:d>
      </m:oMath>
      <w:r w:rsidR="001F7D87">
        <w:t xml:space="preserve">, </w:t>
      </w:r>
    </w:p>
    <w:p w14:paraId="7A94D2E5" w14:textId="77777777" w:rsidR="001F7D87" w:rsidRDefault="001F7D87" w:rsidP="001F7D87">
      <w:pPr>
        <w:pStyle w:val="NormalNoIndent"/>
        <w:rPr>
          <w:iCs/>
        </w:rPr>
      </w:pPr>
      <w:r>
        <w:t>which is in radians. Note this correction for phase assumes that at least one point of known speed is used as control point to determine the unknown 2-</w:t>
      </w:r>
      <m:oMath>
        <m:r>
          <w:rPr>
            <w:rFonts w:ascii="Cambria Math" w:hAnsi="Cambria Math"/>
          </w:rPr>
          <m:t xml:space="preserve"> π</m:t>
        </m:r>
      </m:oMath>
      <w:r>
        <w:rPr>
          <w:iCs/>
        </w:rPr>
        <w:t xml:space="preserve"> ambiguity associated with phase unwrapping. Such control points are routinely used in ice-sheet velocity mapping </w:t>
      </w:r>
      <w:r>
        <w:rPr>
          <w:iCs/>
        </w:rPr>
        <w:fldChar w:fldCharType="begin"/>
      </w:r>
      <w:r w:rsidR="003F4381">
        <w:rPr>
          <w:iCs/>
        </w:rPr>
        <w:instrText xml:space="preserve"> ADDIN PAPERS2_CITATIONS &lt;citation&gt;&lt;uuid&gt;09832533-0FEC-4998-8639-E99AC0E698E2&lt;/uuid&gt;&lt;priority&gt;0&lt;/priority&gt;&lt;publications&gt;&lt;publication&gt;&lt;uuid&gt;4FC12D6D-C149-488E-BBFD-778FA0566181&lt;/uuid&gt;&lt;volume&gt;56&lt;/volume&gt;&lt;startpage&gt;415&lt;/startpage&gt;&lt;publication_date&gt;99201000001200000000200000&lt;/publication_date&gt;&lt;url&gt;http://www.ingentaconnect.com/content/igsoc/jog/2010/00000056/00000197/art00005&lt;/url&gt;&lt;citekey&gt;Joughin:2010p1241&lt;/citekey&gt;&lt;type&gt;400&lt;/type&gt;&lt;title&gt;Greenland flow variability from ice-sheet-wide velocity mapping&lt;/title&gt;&lt;location&gt;200,5,47.6614244,-122.2683743&lt;/location&gt;&lt;institution&gt;Univ Washington, Polar Sci Ctr, Appl Phys Lab, Seattle, WA 98105 USA&lt;/institution&gt;&lt;number&gt;197&lt;/number&gt;&lt;subtype&gt;400&lt;/subtype&gt;&lt;endpage&gt;430&lt;/endpage&gt;&lt;bundle&gt;&lt;publication&gt;&lt;publisher&gt;International Glaciological Society&lt;/publisher&gt;&lt;title&gt;Journal Of Glaciology&lt;/title&gt;&lt;type&gt;-100&lt;/type&gt;&lt;subtype&gt;-100&lt;/subtype&gt;&lt;uuid&gt;15F728EC-1865-41CF-9ABE-50D6E76E1111&lt;/uuid&gt;&lt;/publication&gt;&lt;/bundle&gt;&lt;authors&gt;&lt;author&gt;&lt;firstName&gt;Ian&lt;/firstName&gt;&lt;lastName&gt;Joughin&lt;/lastName&gt;&lt;/author&gt;&lt;author&gt;&lt;firstName&gt;Ben&lt;/firstName&gt;&lt;middleNames&gt;E&lt;/middleNames&gt;&lt;lastName&gt;Smith&lt;/lastName&gt;&lt;/author&gt;&lt;author&gt;&lt;firstName&gt;Ian&lt;/firstName&gt;&lt;middleNames&gt;M&lt;/middleNames&gt;&lt;lastName&gt;Howat&lt;/lastName&gt;&lt;/author&gt;&lt;author&gt;&lt;firstName&gt;Ted&lt;/firstName&gt;&lt;lastName&gt;Scambos&lt;/lastName&gt;&lt;/author&gt;&lt;author&gt;&lt;firstName&gt;Twila&lt;/firstName&gt;&lt;lastName&gt;Moon&lt;/lastName&gt;&lt;/author&gt;&lt;/authors&gt;&lt;/publication&gt;&lt;publication&gt;&lt;volume&gt;333&lt;/volume&gt;&lt;publication_date&gt;99201109081200000000222000&lt;/publication_date&gt;&lt;number&gt;6048&lt;/number&gt;&lt;doi&gt;10.1126/science.1208336&lt;/doi&gt;&lt;startpage&gt;1427&lt;/startpage&gt;&lt;title&gt;Ice Flow of the Antarctic Ice Sheet&lt;/title&gt;&lt;uuid&gt;0EB04F8A-0065-4A55-9D99-BEA3BC7EB7BD&lt;/uuid&gt;&lt;subtype&gt;400&lt;/subtype&gt;&lt;endpage&gt;1430&lt;/endpage&gt;&lt;type&gt;400&lt;/type&gt;&lt;url&gt;http://www.sciencemag.org/cgi/doi/10.1126/science.1208336&lt;/url&gt;&lt;bundle&gt;&lt;publication&gt;&lt;publisher&gt;American Association for the Advancement of Science&lt;/publisher&gt;&lt;url&gt;http://www.sciencemag.org&lt;/url&gt;&lt;title&gt;Science&lt;/title&gt;&lt;type&gt;-100&lt;/type&gt;&lt;subtype&gt;-100&lt;/subtype&gt;&lt;uuid&gt;42F31FB6-B154-4CAD-B595-228255F8199F&lt;/uuid&gt;&lt;/publication&gt;&lt;/bundle&gt;&lt;authors&gt;&lt;author&gt;&lt;firstName&gt;E&lt;/firstName&gt;&lt;lastName&gt;Rignot&lt;/lastName&gt;&lt;/author&gt;&lt;author&gt;&lt;firstName&gt;J&lt;/firstName&gt;&lt;lastName&gt;Mouginot&lt;/lastName&gt;&lt;/author&gt;&lt;author&gt;&lt;firstName&gt;B&lt;/firstName&gt;&lt;lastName&gt;Scheuchl&lt;/lastName&gt;&lt;/author&gt;&lt;/authors&gt;&lt;/publication&gt;&lt;/publications&gt;&lt;cites&gt;&lt;/cites&gt;&lt;/citation&gt;</w:instrText>
      </w:r>
      <w:r>
        <w:rPr>
          <w:iCs/>
        </w:rPr>
        <w:fldChar w:fldCharType="separate"/>
      </w:r>
      <w:r>
        <w:rPr>
          <w:rFonts w:cs="Cambria"/>
        </w:rPr>
        <w:t>[</w:t>
      </w:r>
      <w:r>
        <w:rPr>
          <w:rFonts w:cs="Cambria"/>
          <w:i/>
          <w:iCs/>
        </w:rPr>
        <w:t>Joughin et al.</w:t>
      </w:r>
      <w:r>
        <w:rPr>
          <w:rFonts w:cs="Cambria"/>
        </w:rPr>
        <w:t xml:space="preserve">, 2010; </w:t>
      </w:r>
      <w:r>
        <w:rPr>
          <w:rFonts w:cs="Cambria"/>
          <w:i/>
          <w:iCs/>
        </w:rPr>
        <w:t>Rignot et al.</w:t>
      </w:r>
      <w:r>
        <w:rPr>
          <w:rFonts w:cs="Cambria"/>
        </w:rPr>
        <w:t>, 2011b]</w:t>
      </w:r>
      <w:r>
        <w:rPr>
          <w:iCs/>
        </w:rPr>
        <w:fldChar w:fldCharType="end"/>
      </w:r>
      <w:r>
        <w:rPr>
          <w:iCs/>
        </w:rPr>
        <w:t>.</w:t>
      </w:r>
    </w:p>
    <w:p w14:paraId="3A6B8CDC" w14:textId="77777777" w:rsidR="001F7D87" w:rsidRDefault="001F7D87" w:rsidP="001F7D87">
      <w:pPr>
        <w:pStyle w:val="Heading2"/>
      </w:pPr>
      <w:bookmarkStart w:id="26" w:name="_Toc507746013"/>
      <w:r>
        <w:t>Velocity Estimates at a Point</w:t>
      </w:r>
      <w:bookmarkEnd w:id="26"/>
    </w:p>
    <w:p w14:paraId="4B079C87" w14:textId="77777777" w:rsidR="001F7D87" w:rsidRPr="00F87FF2" w:rsidRDefault="001F7D87" w:rsidP="001F7D87">
      <w:r>
        <w:t>The following subsection describes how velocity is estimated at each point. Note all equations are computed assuming the look vector lies in a plane orthogonal to the satellite track (e.g., small squint). These equations have been widely used with data from a variety of sensors with no issues thus far (e.g., Figures 1&amp;2).  The imaging geometry for NISAR has low squint so that these equations should be similarly valid. As synthetic NISAR test products become available, we will examine the validity of this assumption given the more rigorous NISAR error requirements (&lt; 1 m/yr). Should the assumption not hold, then a transformation to a squinted coordinate system would be applied to the equations below. Such a transformation, however, does not change any of the underlying principles described below nor have an impact on the viability of the algorithms, which are all well tested.</w:t>
      </w:r>
    </w:p>
    <w:p w14:paraId="7E0CC141" w14:textId="77777777" w:rsidR="001F7D87" w:rsidRDefault="001F7D87" w:rsidP="001F7D87">
      <w:pPr>
        <w:pStyle w:val="Heading3"/>
      </w:pPr>
      <w:bookmarkStart w:id="27" w:name="_Toc507746014"/>
      <w:r>
        <w:t>Ice Velocity Derived from Speckle Tracking Along a Single Orbit Track</w:t>
      </w:r>
      <w:bookmarkEnd w:id="27"/>
    </w:p>
    <w:p w14:paraId="4A5ECF20" w14:textId="77777777" w:rsidR="001F7D87" w:rsidRDefault="001F7D87" w:rsidP="001F7D87">
      <w:r>
        <w:t xml:space="preserve">Speckle tracking provides two components of the three-component velocity vector: the along-track horizontal component and the radar line-of-sight component, which mixes vertical and horizontal motion. Although there is a component of the vertical velocity directed toward or away from the ice-sheet surface, this motion generally is small enough (&lt;1 m/yr) that it can be ignored or estimated independently. Instead, much of the vertical motion is due to surface-parallel flow (i.e., a particle on the surface flowing along the surface gradient) </w:t>
      </w:r>
      <w:r>
        <w:fldChar w:fldCharType="begin"/>
      </w:r>
      <w:r w:rsidR="003F4381">
        <w:instrText xml:space="preserve"> ADDIN PAPERS2_CITATIONS &lt;citation&gt;&lt;uuid&gt;3D159C3F-DB54-46AA-9E86-4B0E27A0F920&lt;/uuid&gt;&lt;priority&gt;0&lt;/priority&gt;&lt;publications&gt;&lt;publication&gt;&lt;volume&gt;42&lt;/volume&gt;&lt;publication_date&gt;99199600001200000000200000&lt;/publication_date&gt;&lt;number&gt;142&lt;/number&gt;&lt;startpage&gt;564&lt;/startpage&gt;&lt;title&gt;Estimation of ice-sheet motion using satellite radar interferometry: Method and error analysis with application to Humboldt Glacier, Greenland&lt;/title&gt;&lt;uuid&gt;0F58C413-332E-4DAF-B9CB-65C2CF363614&lt;/uuid&gt;&lt;subtype&gt;400&lt;/subtype&gt;&lt;endpage&gt;575&lt;/endpage&gt;&lt;type&gt;400&lt;/type&gt;&lt;citekey&gt;Joughin:1996p1289&lt;/citekey&gt;&lt;url&gt;http://gateway.webofknowledge.com/gateway/Gateway.cgi?GWVersion=2&amp;amp;SrcAuth=mekentosj&amp;amp;SrcApp=Papers&amp;amp;DestLinkType=FullRecord&amp;amp;DestApp=WOS&amp;amp;KeyUT=A1996WE62400017&lt;/url&gt;&lt;bundle&gt;&lt;publication&gt;&lt;publisher&gt;International Glaciological Society&lt;/publisher&gt;&lt;title&gt;Journal Of Glaciology&lt;/title&gt;&lt;type&gt;-100&lt;/type&gt;&lt;subtype&gt;-100&lt;/subtype&gt;&lt;uuid&gt;15F728EC-1865-41CF-9ABE-50D6E76E1111&lt;/uuid&gt;&lt;/publication&gt;&lt;/bundle&gt;&lt;authors&gt;&lt;author&gt;&lt;firstName&gt;I&lt;/firstName&gt;&lt;lastName&gt;Joughin&lt;/lastName&gt;&lt;/author&gt;&lt;author&gt;&lt;firstName&gt;R&lt;/firstName&gt;&lt;lastName&gt;Kwok&lt;/lastName&gt;&lt;/author&gt;&lt;author&gt;&lt;firstName&gt;M&lt;/firstName&gt;&lt;lastName&gt;Fahnestock&lt;/lastName&gt;&lt;/author&gt;&lt;/authors&gt;&lt;/publication&gt;&lt;/publications&gt;&lt;cites&gt;&lt;/cites&gt;&lt;/citation&gt;</w:instrText>
      </w:r>
      <w:r>
        <w:fldChar w:fldCharType="separate"/>
      </w:r>
      <w:r>
        <w:rPr>
          <w:rFonts w:cs="Cambria"/>
        </w:rPr>
        <w:t>[</w:t>
      </w:r>
      <w:r>
        <w:rPr>
          <w:rFonts w:cs="Cambria"/>
          <w:i/>
          <w:iCs/>
        </w:rPr>
        <w:t>Joughin et al.</w:t>
      </w:r>
      <w:r>
        <w:rPr>
          <w:rFonts w:cs="Cambria"/>
        </w:rPr>
        <w:t>, 1996]</w:t>
      </w:r>
      <w:r>
        <w:fldChar w:fldCharType="end"/>
      </w:r>
      <w:r>
        <w:t xml:space="preserve">. If the slope is known and surface-parallel flow can be assumed, the line-of-sight component can be resolved into horizontal and vertical components. </w:t>
      </w:r>
    </w:p>
    <w:p w14:paraId="323CE9D9" w14:textId="77777777" w:rsidR="001F7D87" w:rsidRDefault="001F7D87" w:rsidP="001F7D87">
      <w:r>
        <w:t>The line of sight displacement is given by</w:t>
      </w:r>
    </w:p>
    <w:p w14:paraId="65E400E6" w14:textId="77777777" w:rsidR="001F7D87" w:rsidRDefault="008401A4" w:rsidP="001F7D87">
      <w:pPr>
        <w:pStyle w:val="Equation"/>
      </w:pPr>
      <m:oMath>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ρ</m:t>
            </m:r>
          </m:sub>
        </m:sSub>
        <m:r>
          <m:rPr>
            <m:sty m:val="p"/>
          </m:rPr>
          <w:rPr>
            <w:rFonts w:ascii="Cambria Math" w:hAnsi="Cambria Math"/>
          </w:rPr>
          <m:t>=∆g</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ψ</m:t>
                </m:r>
              </m:e>
            </m:d>
          </m:e>
        </m:func>
        <m:r>
          <m:rPr>
            <m:sty m:val="p"/>
          </m:rPr>
          <w:rPr>
            <w:rFonts w:ascii="Cambria Math" w:hAnsi="Cambria Math"/>
          </w:rPr>
          <m:t>-∆zcos⁡(</m:t>
        </m:r>
        <m:r>
          <w:rPr>
            <w:rFonts w:ascii="Cambria Math" w:hAnsi="Cambria Math"/>
          </w:rPr>
          <m:t>ψ</m:t>
        </m:r>
        <m:r>
          <m:rPr>
            <m:sty m:val="p"/>
          </m:rPr>
          <w:rPr>
            <w:rFonts w:ascii="Cambria Math" w:hAnsi="Cambria Math"/>
          </w:rPr>
          <m:t>)</m:t>
        </m:r>
      </m:oMath>
    </w:p>
    <w:p w14:paraId="770353F0" w14:textId="77777777" w:rsidR="001F7D87" w:rsidRDefault="001F7D87" w:rsidP="001F7D87">
      <w:pPr>
        <w:pStyle w:val="NormalNoIndent"/>
      </w:pPr>
      <w:r>
        <w:lastRenderedPageBreak/>
        <w:t xml:space="preserve">where </w:t>
      </w:r>
      <m:oMath>
        <m:r>
          <w:rPr>
            <w:rFonts w:ascii="Cambria Math" w:hAnsi="Cambria Math"/>
          </w:rPr>
          <m:t>ψ</m:t>
        </m:r>
      </m:oMath>
      <w:r>
        <w:rPr>
          <w:iCs/>
        </w:rPr>
        <w:t xml:space="preserve"> is the local incidence angle (with respect an ellipsoidal Earth), and</w:t>
      </w:r>
      <w:r>
        <w:t xml:space="preserve"> </w:t>
      </w:r>
      <m:oMath>
        <m:r>
          <m:rPr>
            <m:sty m:val="p"/>
          </m:rPr>
          <w:rPr>
            <w:rFonts w:ascii="Cambria Math" w:hAnsi="Cambria Math"/>
          </w:rPr>
          <m:t>∆z</m:t>
        </m:r>
      </m:oMath>
      <w:r>
        <w:t xml:space="preserve"> and </w:t>
      </w:r>
      <m:oMath>
        <m:r>
          <m:rPr>
            <m:sty m:val="p"/>
          </m:rPr>
          <w:rPr>
            <w:rFonts w:ascii="Cambria Math" w:hAnsi="Cambria Math"/>
          </w:rPr>
          <m:t>∆g</m:t>
        </m:r>
      </m:oMath>
      <w:r>
        <w:t xml:space="preserve"> are the vertical and ground-range displacements, respectively. Solving for the horizontal displacement yields</w:t>
      </w:r>
    </w:p>
    <w:p w14:paraId="55B81CF7" w14:textId="77777777" w:rsidR="001F7D87" w:rsidRDefault="001F7D87" w:rsidP="001F7D87">
      <w:pPr>
        <w:pStyle w:val="Equation"/>
      </w:pPr>
      <m:oMath>
        <m:r>
          <m:rPr>
            <m:sty m:val="p"/>
          </m:rPr>
          <w:rPr>
            <w:rFonts w:ascii="Cambria Math" w:hAnsi="Cambria Math"/>
          </w:rPr>
          <m:t>∆g=</m:t>
        </m:r>
        <m:f>
          <m:fPr>
            <m:ctrlPr>
              <w:rPr>
                <w:rFonts w:ascii="Cambria Math" w:hAnsi="Cambria Math"/>
              </w:rPr>
            </m:ctrlPr>
          </m:fPr>
          <m:num>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ρ</m:t>
                </m:r>
              </m:sub>
            </m:sSub>
          </m:num>
          <m:den>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ψ</m:t>
                    </m:r>
                  </m:e>
                </m:d>
              </m:e>
            </m:func>
          </m:den>
        </m:f>
        <m:r>
          <m:rPr>
            <m:sty m:val="p"/>
          </m:rPr>
          <w:rPr>
            <w:rFonts w:ascii="Cambria Math" w:hAnsi="Cambria Math"/>
          </w:rPr>
          <m:t>+∆zcot⁡(</m:t>
        </m:r>
        <m:r>
          <w:rPr>
            <w:rFonts w:ascii="Cambria Math" w:hAnsi="Cambria Math"/>
          </w:rPr>
          <m:t>ψ</m:t>
        </m:r>
        <m:r>
          <m:rPr>
            <m:sty m:val="p"/>
          </m:rPr>
          <w:rPr>
            <w:rFonts w:ascii="Cambria Math" w:hAnsi="Cambria Math"/>
          </w:rPr>
          <m:t>)</m:t>
        </m:r>
      </m:oMath>
    </w:p>
    <w:p w14:paraId="133C1676" w14:textId="77777777" w:rsidR="001F7D87" w:rsidRDefault="001F7D87" w:rsidP="001F7D87">
      <w:pPr>
        <w:pStyle w:val="NormalNoIndent"/>
      </w:pPr>
      <w:r>
        <w:t>Assuming surface parallel flow, the vertical displacement is given by</w:t>
      </w:r>
    </w:p>
    <w:p w14:paraId="03366179" w14:textId="77777777" w:rsidR="001F7D87" w:rsidRDefault="001F7D87" w:rsidP="001F7D87">
      <w:pPr>
        <w:pStyle w:val="Equation"/>
      </w:pPr>
      <m:oMath>
        <m:r>
          <m:rPr>
            <m:sty m:val="p"/>
          </m:rPr>
          <w:rPr>
            <w:rFonts w:ascii="Cambria Math" w:hAnsi="Cambria Math"/>
          </w:rPr>
          <m:t>∆z=</m:t>
        </m:r>
        <m:sSub>
          <m:sSubPr>
            <m:ctrlPr>
              <w:rPr>
                <w:rFonts w:ascii="Cambria Math" w:hAnsi="Cambria Math"/>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δ</m:t>
                </m:r>
              </m:e>
            </m:acc>
          </m:e>
          <m:sub>
            <m:r>
              <w:rPr>
                <w:rFonts w:ascii="Cambria Math" w:hAnsi="Cambria Math"/>
                <w:color w:val="000000" w:themeColor="text1"/>
              </w:rPr>
              <m:t>s</m:t>
            </m:r>
          </m:sub>
        </m:sSub>
        <m:f>
          <m:fPr>
            <m:ctrlPr>
              <w:rPr>
                <w:rFonts w:ascii="Cambria Math" w:hAnsi="Cambria Math"/>
              </w:rPr>
            </m:ctrlPr>
          </m:fPr>
          <m:num>
            <m:r>
              <w:rPr>
                <w:rFonts w:ascii="Cambria Math" w:hAnsi="Cambria Math"/>
              </w:rPr>
              <m:t>∂z</m:t>
            </m:r>
          </m:num>
          <m:den>
            <m:r>
              <w:rPr>
                <w:rFonts w:ascii="Cambria Math" w:hAnsi="Cambria Math"/>
              </w:rPr>
              <m:t>∂s</m:t>
            </m:r>
          </m:den>
        </m:f>
        <m:r>
          <m:rPr>
            <m:sty m:val="p"/>
          </m:rPr>
          <w:rPr>
            <w:rFonts w:ascii="Cambria Math" w:hAnsi="Cambria Math"/>
          </w:rPr>
          <m:t>+∆g</m:t>
        </m:r>
        <m:f>
          <m:fPr>
            <m:ctrlPr>
              <w:rPr>
                <w:rFonts w:ascii="Cambria Math" w:hAnsi="Cambria Math"/>
              </w:rPr>
            </m:ctrlPr>
          </m:fPr>
          <m:num>
            <m:r>
              <w:rPr>
                <w:rFonts w:ascii="Cambria Math" w:hAnsi="Cambria Math"/>
              </w:rPr>
              <m:t>∂z</m:t>
            </m:r>
          </m:num>
          <m:den>
            <m:r>
              <w:rPr>
                <w:rFonts w:ascii="Cambria Math" w:hAnsi="Cambria Math"/>
              </w:rPr>
              <m:t>∂g</m:t>
            </m:r>
          </m:den>
        </m:f>
      </m:oMath>
    </w:p>
    <w:p w14:paraId="5845FFB3" w14:textId="77777777" w:rsidR="001F7D87" w:rsidRDefault="001F7D87" w:rsidP="001F7D87">
      <w:pPr>
        <w:pStyle w:val="NormalNoIndent"/>
      </w:pPr>
      <w:r>
        <w:t xml:space="preserve">Combining these two equations yields </w:t>
      </w:r>
    </w:p>
    <w:p w14:paraId="106F5E55" w14:textId="77777777" w:rsidR="001F7D87" w:rsidRDefault="001F7D87" w:rsidP="001F7D87">
      <w:pPr>
        <w:pStyle w:val="Equation"/>
      </w:pPr>
      <w:bookmarkStart w:id="28" w:name="_Ref443374283"/>
      <m:oMath>
        <m:r>
          <m:rPr>
            <m:sty m:val="p"/>
          </m:rPr>
          <w:rPr>
            <w:rFonts w:ascii="Cambria Math" w:hAnsi="Cambria Math"/>
          </w:rPr>
          <m:t>∆g=</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ρ</m:t>
                    </m:r>
                  </m:sub>
                </m:sSub>
              </m:num>
              <m:den>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ψ</m:t>
                        </m:r>
                      </m:e>
                    </m:d>
                  </m:e>
                </m:func>
              </m:den>
            </m:f>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s</m:t>
                </m:r>
              </m:sub>
            </m:sSub>
            <m:r>
              <m:rPr>
                <m:sty m:val="p"/>
              </m:rPr>
              <w:rPr>
                <w:rFonts w:ascii="Cambria Math" w:hAnsi="Cambria Math"/>
              </w:rPr>
              <m:t>cot⁡(</m:t>
            </m:r>
            <m:r>
              <w:rPr>
                <w:rFonts w:ascii="Cambria Math" w:hAnsi="Cambria Math"/>
              </w:rPr>
              <m:t>ψ</m:t>
            </m:r>
            <m:r>
              <m:rPr>
                <m:sty m:val="p"/>
              </m:rPr>
              <w:rPr>
                <w:rFonts w:ascii="Cambria Math" w:hAnsi="Cambria Math"/>
              </w:rPr>
              <m:t>)</m:t>
            </m:r>
            <m:f>
              <m:fPr>
                <m:ctrlPr>
                  <w:rPr>
                    <w:rFonts w:ascii="Cambria Math" w:hAnsi="Cambria Math"/>
                  </w:rPr>
                </m:ctrlPr>
              </m:fPr>
              <m:num>
                <m:r>
                  <w:rPr>
                    <w:rFonts w:ascii="Cambria Math" w:hAnsi="Cambria Math"/>
                  </w:rPr>
                  <m:t>∂z</m:t>
                </m:r>
              </m:num>
              <m:den>
                <m:r>
                  <w:rPr>
                    <w:rFonts w:ascii="Cambria Math" w:hAnsi="Cambria Math"/>
                  </w:rPr>
                  <m:t>∂s</m:t>
                </m:r>
              </m:den>
            </m:f>
          </m:num>
          <m:den>
            <m:r>
              <w:rPr>
                <w:rFonts w:ascii="Cambria Math" w:hAnsi="Cambria Math"/>
              </w:rPr>
              <m:t>1-</m:t>
            </m:r>
            <m:r>
              <m:rPr>
                <m:sty m:val="p"/>
              </m:rPr>
              <w:rPr>
                <w:rFonts w:ascii="Cambria Math" w:hAnsi="Cambria Math"/>
              </w:rPr>
              <m:t>cot⁡(</m:t>
            </m:r>
            <m:r>
              <w:rPr>
                <w:rFonts w:ascii="Cambria Math" w:hAnsi="Cambria Math"/>
              </w:rPr>
              <m:t>ψ</m:t>
            </m:r>
            <m:r>
              <m:rPr>
                <m:sty m:val="p"/>
              </m:rPr>
              <w:rPr>
                <w:rFonts w:ascii="Cambria Math" w:hAnsi="Cambria Math"/>
              </w:rPr>
              <m:t>)</m:t>
            </m:r>
            <m:f>
              <m:fPr>
                <m:ctrlPr>
                  <w:rPr>
                    <w:rFonts w:ascii="Cambria Math" w:hAnsi="Cambria Math"/>
                  </w:rPr>
                </m:ctrlPr>
              </m:fPr>
              <m:num>
                <m:r>
                  <w:rPr>
                    <w:rFonts w:ascii="Cambria Math" w:hAnsi="Cambria Math"/>
                  </w:rPr>
                  <m:t>∂z</m:t>
                </m:r>
              </m:num>
              <m:den>
                <m:r>
                  <w:rPr>
                    <w:rFonts w:ascii="Cambria Math" w:hAnsi="Cambria Math"/>
                  </w:rPr>
                  <m:t>∂g</m:t>
                </m:r>
              </m:den>
            </m:f>
          </m:den>
        </m:f>
      </m:oMath>
      <w:bookmarkEnd w:id="28"/>
    </w:p>
    <w:p w14:paraId="1B82A75E" w14:textId="77777777" w:rsidR="001F7D87" w:rsidRDefault="001F7D87" w:rsidP="001F7D87">
      <w:pPr>
        <w:pStyle w:val="NormalNoIndent"/>
      </w:pPr>
      <w:r>
        <w:t>Using this equation and the azimuth-offset estimate the velocities in the radar-determined horizontal coordinates are given by</w:t>
      </w:r>
    </w:p>
    <w:bookmarkStart w:id="29" w:name="_Ref443374709"/>
    <w:p w14:paraId="7E5B755F" w14:textId="77777777" w:rsidR="001F7D87" w:rsidRDefault="008401A4" w:rsidP="001F7D87">
      <w:pPr>
        <w:pStyle w:val="Equation"/>
      </w:pPr>
      <m:oMath>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m:t>
        </m:r>
        <m:f>
          <m:fPr>
            <m:ctrlPr>
              <w:rPr>
                <w:rFonts w:ascii="Cambria Math" w:hAnsi="Cambria Math"/>
                <w:i/>
              </w:rPr>
            </m:ctrlPr>
          </m:fPr>
          <m:num>
            <m:r>
              <m:rPr>
                <m:sty m:val="p"/>
              </m:rPr>
              <w:rPr>
                <w:rFonts w:ascii="Cambria Math" w:hAnsi="Cambria Math"/>
              </w:rPr>
              <m:t>∆g</m:t>
            </m:r>
          </m:num>
          <m:den>
            <m:r>
              <w:rPr>
                <w:rFonts w:ascii="Cambria Math" w:hAnsi="Cambria Math"/>
              </w:rPr>
              <m:t>∆T</m:t>
            </m:r>
          </m:den>
        </m:f>
      </m:oMath>
      <w:r w:rsidR="001F7D87">
        <w:t xml:space="preserve"> and </w:t>
      </w:r>
      <m:oMath>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δ</m:t>
                    </m:r>
                  </m:e>
                </m:acc>
              </m:e>
              <m:sub>
                <m:r>
                  <w:rPr>
                    <w:rFonts w:ascii="Cambria Math" w:hAnsi="Cambria Math"/>
                    <w:color w:val="000000" w:themeColor="text1"/>
                  </w:rPr>
                  <m:t>s</m:t>
                </m:r>
              </m:sub>
            </m:sSub>
          </m:num>
          <m:den>
            <m:r>
              <w:rPr>
                <w:rFonts w:ascii="Cambria Math" w:hAnsi="Cambria Math"/>
              </w:rPr>
              <m:t>∆T</m:t>
            </m:r>
          </m:den>
        </m:f>
      </m:oMath>
      <w:r w:rsidR="001F7D87">
        <w:t>.</w:t>
      </w:r>
      <w:bookmarkEnd w:id="29"/>
    </w:p>
    <w:p w14:paraId="15B2AE82" w14:textId="77777777" w:rsidR="001F7D87" w:rsidRDefault="001F7D87" w:rsidP="001F7D87">
      <w:r>
        <w:t xml:space="preserve">Equation </w:t>
      </w:r>
      <w:r>
        <w:fldChar w:fldCharType="begin"/>
      </w:r>
      <w:r>
        <w:instrText xml:space="preserve"> REF _Ref443374709 \r \h </w:instrText>
      </w:r>
      <w:r>
        <w:fldChar w:fldCharType="separate"/>
      </w:r>
      <w:r>
        <w:t>(10)</w:t>
      </w:r>
      <w:r>
        <w:fldChar w:fldCharType="end"/>
      </w:r>
      <w:r>
        <w:t xml:space="preserve"> gives the horizontal ice velocity in the radar-determined coordinates, but the final estimate is produced in the projection-determined </w:t>
      </w:r>
      <w:proofErr w:type="spellStart"/>
      <w:r>
        <w:t>xy</w:t>
      </w:r>
      <w:proofErr w:type="spellEnd"/>
      <w:r>
        <w:t>-coordinate system (Figure 3). The rotation angle of the radar coordinates with respect to North is given by</w:t>
      </w:r>
    </w:p>
    <w:p w14:paraId="02DD6169" w14:textId="77777777" w:rsidR="001F7D87" w:rsidRDefault="008401A4" w:rsidP="001F7D87">
      <w:pPr>
        <w:pStyle w:val="Equation"/>
      </w:pPr>
      <m:oMath>
        <m:sSub>
          <m:sSubPr>
            <m:ctrlPr>
              <w:rPr>
                <w:rFonts w:ascii="Cambria Math" w:hAnsi="Cambria Math"/>
              </w:rPr>
            </m:ctrlPr>
          </m:sSubPr>
          <m:e>
            <m:r>
              <m:rPr>
                <m:sty m:val="p"/>
              </m:rPr>
              <w:rPr>
                <w:rFonts w:ascii="Cambria Math" w:hAnsi="Cambria Math"/>
              </w:rPr>
              <m:t>α</m:t>
            </m:r>
          </m:e>
          <m:sub>
            <m:r>
              <w:rPr>
                <w:rFonts w:ascii="Cambria Math" w:hAnsi="Cambria Math"/>
              </w:rPr>
              <m:t>r</m:t>
            </m:r>
          </m:sub>
        </m:sSub>
        <m:r>
          <m:rPr>
            <m:sty m:val="p"/>
          </m:rPr>
          <w:rPr>
            <w:rFonts w:ascii="Cambria Math" w:hAnsi="Cambria Math"/>
          </w:rPr>
          <m:t>=atan2</m:t>
        </m:r>
        <m:d>
          <m:dPr>
            <m:ctrlPr>
              <w:rPr>
                <w:rFonts w:ascii="Cambria Math" w:hAnsi="Cambria Math"/>
              </w:rPr>
            </m:ctrlPr>
          </m:dPr>
          <m:e>
            <m:f>
              <m:fPr>
                <m:ctrlPr>
                  <w:rPr>
                    <w:rFonts w:ascii="Cambria Math" w:hAnsi="Cambria Math"/>
                  </w:rPr>
                </m:ctrlPr>
              </m:fPr>
              <m:num>
                <m:r>
                  <w:rPr>
                    <w:rFonts w:ascii="Cambria Math" w:hAnsi="Cambria Math"/>
                  </w:rPr>
                  <m:t>ds</m:t>
                </m:r>
              </m:num>
              <m:den>
                <m:r>
                  <w:rPr>
                    <w:rFonts w:ascii="Cambria Math" w:hAnsi="Cambria Math"/>
                  </w:rPr>
                  <m:t>dlat</m:t>
                </m:r>
              </m:den>
            </m:f>
            <m:r>
              <m:rPr>
                <m:sty m:val="p"/>
              </m:rPr>
              <w:rPr>
                <w:rFonts w:ascii="Cambria Math" w:hAnsi="Cambria Math"/>
              </w:rPr>
              <m:t>,</m:t>
            </m:r>
            <m:f>
              <m:fPr>
                <m:ctrlPr>
                  <w:rPr>
                    <w:rFonts w:ascii="Cambria Math" w:hAnsi="Cambria Math"/>
                  </w:rPr>
                </m:ctrlPr>
              </m:fPr>
              <m:num>
                <m:r>
                  <w:rPr>
                    <w:rFonts w:ascii="Cambria Math" w:hAnsi="Cambria Math"/>
                  </w:rPr>
                  <m:t>dg</m:t>
                </m:r>
              </m:num>
              <m:den>
                <m:r>
                  <w:rPr>
                    <w:rFonts w:ascii="Cambria Math" w:hAnsi="Cambria Math"/>
                  </w:rPr>
                  <m:t>dlat</m:t>
                </m:r>
              </m:den>
            </m:f>
          </m:e>
        </m:d>
        <m:r>
          <m:rPr>
            <m:sty m:val="p"/>
          </m:rPr>
          <w:rPr>
            <w:rFonts w:ascii="Cambria Math" w:hAnsi="Cambria Math"/>
          </w:rPr>
          <m:t>.</m:t>
        </m:r>
      </m:oMath>
    </w:p>
    <w:p w14:paraId="01EEA4C2" w14:textId="77777777" w:rsidR="001F7D87" w:rsidRPr="0067652E" w:rsidRDefault="001F7D87" w:rsidP="001F7D87">
      <w:pPr>
        <w:pStyle w:val="NormalNoIndent"/>
      </w:pPr>
      <w:r>
        <w:t xml:space="preserve">In this equation the quantities are </w:t>
      </w:r>
      <w:r w:rsidRPr="00817A51">
        <w:rPr>
          <w:i/>
        </w:rPr>
        <w:t>ds</w:t>
      </w:r>
      <w:r>
        <w:t xml:space="preserve">, dg are the distances in the </w:t>
      </w:r>
      <w:proofErr w:type="spellStart"/>
      <w:r>
        <w:t>along</w:t>
      </w:r>
      <w:proofErr w:type="spellEnd"/>
      <w:r>
        <w:t xml:space="preserve">-track and ground-range coordinates, respectively, corresponding to an incremental poleward displacement, </w:t>
      </w:r>
      <w:proofErr w:type="spellStart"/>
      <w:r w:rsidRPr="00817A51">
        <w:rPr>
          <w:i/>
        </w:rPr>
        <w:t>dlat</w:t>
      </w:r>
      <w:proofErr w:type="spellEnd"/>
      <w:r>
        <w:t xml:space="preserve">. In the northern hemisphere, the rotation angle relative to north for a point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PS</m:t>
                </m:r>
              </m:sub>
            </m:sSub>
          </m:e>
        </m:d>
      </m:oMath>
      <w:r>
        <w:t xml:space="preserve"> in polar stereographic coordinates is given by</w:t>
      </w:r>
    </w:p>
    <w:p w14:paraId="3B334F04" w14:textId="77777777" w:rsidR="001F7D87" w:rsidRDefault="008401A4" w:rsidP="001F7D87">
      <w:pPr>
        <w:pStyle w:val="Equation"/>
      </w:pPr>
      <m:oMath>
        <m:sSub>
          <m:sSubPr>
            <m:ctrlPr>
              <w:rPr>
                <w:rFonts w:ascii="Cambria Math" w:hAnsi="Cambria Math"/>
              </w:rPr>
            </m:ctrlPr>
          </m:sSubPr>
          <m:e>
            <m:r>
              <m:rPr>
                <m:sty m:val="p"/>
              </m:rPr>
              <w:rPr>
                <w:rFonts w:ascii="Cambria Math" w:hAnsi="Cambria Math"/>
              </w:rPr>
              <m:t>α</m:t>
            </m:r>
          </m:e>
          <m:sub>
            <m:r>
              <w:rPr>
                <w:rFonts w:ascii="Cambria Math" w:hAnsi="Cambria Math"/>
              </w:rPr>
              <m:t>PS</m:t>
            </m:r>
          </m:sub>
        </m:sSub>
        <m:r>
          <m:rPr>
            <m:sty m:val="p"/>
          </m:rPr>
          <w:rPr>
            <w:rFonts w:ascii="Cambria Math" w:hAnsi="Cambria Math"/>
          </w:rPr>
          <m:t>=atan2</m:t>
        </m:r>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PS</m:t>
                </m:r>
              </m:sub>
            </m:sSub>
          </m:e>
        </m:d>
      </m:oMath>
      <w:r w:rsidR="001F7D87">
        <w:t>.</w:t>
      </w:r>
    </w:p>
    <w:p w14:paraId="3A6B2131" w14:textId="77777777" w:rsidR="001F7D87" w:rsidRDefault="001F7D87" w:rsidP="001F7D87">
      <w:pPr>
        <w:pStyle w:val="NormalNoIndent"/>
      </w:pPr>
      <w:r>
        <w:t>Horizontal velocities are then determined by rotating to the polar stereographic system as</w:t>
      </w:r>
    </w:p>
    <w:bookmarkStart w:id="30" w:name="_Ref443374742"/>
    <w:p w14:paraId="3AE537B5" w14:textId="77777777" w:rsidR="001F7D87" w:rsidRDefault="008401A4" w:rsidP="001F7D87">
      <w:pPr>
        <w:pStyle w:val="Equation"/>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x</m:t>
                      </m:r>
                    </m:sub>
                  </m:sSub>
                </m:e>
              </m:mr>
              <m:mr>
                <m:e>
                  <m:sSub>
                    <m:sSubPr>
                      <m:ctrlPr>
                        <w:rPr>
                          <w:rFonts w:ascii="Cambria Math" w:hAnsi="Cambria Math"/>
                        </w:rPr>
                      </m:ctrlPr>
                    </m:sSubPr>
                    <m:e>
                      <m:r>
                        <w:rPr>
                          <w:rFonts w:ascii="Cambria Math" w:hAnsi="Cambria Math"/>
                        </w:rPr>
                        <m:t>v</m:t>
                      </m:r>
                    </m:e>
                    <m:sub>
                      <m:r>
                        <w:rPr>
                          <w:rFonts w:ascii="Cambria Math" w:hAnsi="Cambria Math"/>
                        </w:rPr>
                        <m:t>y</m:t>
                      </m:r>
                    </m:sub>
                  </m:sSub>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cos⁡(</m:t>
                  </m:r>
                  <m:sSub>
                    <m:sSubPr>
                      <m:ctrlPr>
                        <w:rPr>
                          <w:rFonts w:ascii="Cambria Math" w:hAnsi="Cambria Math"/>
                        </w:rPr>
                      </m:ctrlPr>
                    </m:sSubPr>
                    <m:e>
                      <m:r>
                        <w:rPr>
                          <w:rFonts w:ascii="Cambria Math" w:hAnsi="Cambria Math"/>
                        </w:rPr>
                        <m:t>α</m:t>
                      </m:r>
                    </m:e>
                    <m:sub>
                      <m:r>
                        <w:rPr>
                          <w:rFonts w:ascii="Cambria Math" w:hAnsi="Cambria Math"/>
                        </w:rPr>
                        <m:t>PS</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e>
                <m:e>
                  <m:r>
                    <m:rPr>
                      <m:sty m:val="p"/>
                    </m:rPr>
                    <w:rPr>
                      <w:rFonts w:ascii="Cambria Math" w:hAnsi="Cambria Math"/>
                    </w:rPr>
                    <m:t>sin⁡(</m:t>
                  </m:r>
                  <m:sSub>
                    <m:sSubPr>
                      <m:ctrlPr>
                        <w:rPr>
                          <w:rFonts w:ascii="Cambria Math" w:hAnsi="Cambria Math"/>
                        </w:rPr>
                      </m:ctrlPr>
                    </m:sSubPr>
                    <m:e>
                      <m:r>
                        <w:rPr>
                          <w:rFonts w:ascii="Cambria Math" w:hAnsi="Cambria Math"/>
                        </w:rPr>
                        <m:t>α</m:t>
                      </m:r>
                    </m:e>
                    <m:sub>
                      <m:r>
                        <w:rPr>
                          <w:rFonts w:ascii="Cambria Math" w:hAnsi="Cambria Math"/>
                        </w:rPr>
                        <m:t>PS</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e>
              </m:mr>
              <m:mr>
                <m:e>
                  <m:r>
                    <m:rPr>
                      <m:sty m:val="p"/>
                    </m:rPr>
                    <w:rPr>
                      <w:rFonts w:ascii="Cambria Math" w:hAnsi="Cambria Math"/>
                    </w:rPr>
                    <m:t>-sin⁡(</m:t>
                  </m:r>
                  <m:sSub>
                    <m:sSubPr>
                      <m:ctrlPr>
                        <w:rPr>
                          <w:rFonts w:ascii="Cambria Math" w:hAnsi="Cambria Math"/>
                        </w:rPr>
                      </m:ctrlPr>
                    </m:sSubPr>
                    <m:e>
                      <m:r>
                        <w:rPr>
                          <w:rFonts w:ascii="Cambria Math" w:hAnsi="Cambria Math"/>
                        </w:rPr>
                        <m:t>α</m:t>
                      </m:r>
                    </m:e>
                    <m:sub>
                      <m:r>
                        <w:rPr>
                          <w:rFonts w:ascii="Cambria Math" w:hAnsi="Cambria Math"/>
                        </w:rPr>
                        <m:t>PS</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e>
                <m:e>
                  <m:r>
                    <m:rPr>
                      <m:sty m:val="p"/>
                    </m:rPr>
                    <w:rPr>
                      <w:rFonts w:ascii="Cambria Math" w:hAnsi="Cambria Math"/>
                    </w:rPr>
                    <m:t>cos⁡(</m:t>
                  </m:r>
                  <m:sSub>
                    <m:sSubPr>
                      <m:ctrlPr>
                        <w:rPr>
                          <w:rFonts w:ascii="Cambria Math" w:hAnsi="Cambria Math"/>
                        </w:rPr>
                      </m:ctrlPr>
                    </m:sSubPr>
                    <m:e>
                      <m:r>
                        <w:rPr>
                          <w:rFonts w:ascii="Cambria Math" w:hAnsi="Cambria Math"/>
                        </w:rPr>
                        <m:t>α</m:t>
                      </m:r>
                    </m:e>
                    <m:sub>
                      <m:r>
                        <w:rPr>
                          <w:rFonts w:ascii="Cambria Math" w:hAnsi="Cambria Math"/>
                        </w:rPr>
                        <m:t>PS</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g</m:t>
                      </m:r>
                    </m:sub>
                  </m:sSub>
                </m:e>
              </m:mr>
              <m:mr>
                <m:e>
                  <m:sSub>
                    <m:sSubPr>
                      <m:ctrlPr>
                        <w:rPr>
                          <w:rFonts w:ascii="Cambria Math" w:hAnsi="Cambria Math"/>
                        </w:rPr>
                      </m:ctrlPr>
                    </m:sSubPr>
                    <m:e>
                      <m:r>
                        <w:rPr>
                          <w:rFonts w:ascii="Cambria Math" w:hAnsi="Cambria Math"/>
                        </w:rPr>
                        <m:t>v</m:t>
                      </m:r>
                    </m:e>
                    <m:sub>
                      <m:r>
                        <w:rPr>
                          <w:rFonts w:ascii="Cambria Math" w:hAnsi="Cambria Math"/>
                        </w:rPr>
                        <m:t>s</m:t>
                      </m:r>
                    </m:sub>
                  </m:sSub>
                </m:e>
              </m:mr>
            </m:m>
          </m:e>
        </m:d>
      </m:oMath>
      <w:r w:rsidR="001F7D87">
        <w:t>.</w:t>
      </w:r>
      <w:bookmarkEnd w:id="30"/>
    </w:p>
    <w:p w14:paraId="0696EB9B" w14:textId="77777777" w:rsidR="001F7D87" w:rsidRPr="0067652E" w:rsidRDefault="001F7D87" w:rsidP="001F7D87">
      <w:pPr>
        <w:pStyle w:val="NormalNoIndent"/>
      </w:pPr>
      <w:r>
        <w:t>Note the polar-stereographic coordinate system preserves angles but has a latitude-dependent scale distortion. While locations are posted in polar-stereographic coordinates, which are subject to this distortion, velocity vectors are posted in meters/year with no scale distortion.</w:t>
      </w:r>
    </w:p>
    <w:p w14:paraId="66D94C68" w14:textId="77777777" w:rsidR="001F7D87" w:rsidRDefault="001F7D87" w:rsidP="001F7D87">
      <w:r>
        <w:rPr>
          <w:noProof/>
          <w:lang w:eastAsia="en-US"/>
        </w:rPr>
        <w:lastRenderedPageBreak/>
        <mc:AlternateContent>
          <mc:Choice Requires="wps">
            <w:drawing>
              <wp:anchor distT="0" distB="0" distL="114300" distR="114300" simplePos="0" relativeHeight="251660288" behindDoc="0" locked="0" layoutInCell="1" allowOverlap="1" wp14:anchorId="6027F5A3" wp14:editId="78074D5F">
                <wp:simplePos x="0" y="0"/>
                <wp:positionH relativeFrom="column">
                  <wp:posOffset>391795</wp:posOffset>
                </wp:positionH>
                <wp:positionV relativeFrom="paragraph">
                  <wp:posOffset>8255</wp:posOffset>
                </wp:positionV>
                <wp:extent cx="5029200" cy="340550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029200" cy="34055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A7511AC" w14:textId="77777777" w:rsidR="008401A4" w:rsidRDefault="008401A4" w:rsidP="001F7D87">
                            <w:r>
                              <w:rPr>
                                <w:noProof/>
                                <w:lang w:eastAsia="en-US"/>
                              </w:rPr>
                              <w:drawing>
                                <wp:inline distT="0" distB="0" distL="0" distR="0" wp14:anchorId="1F11BFF6" wp14:editId="06FDF259">
                                  <wp:extent cx="3657600" cy="25298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glesFigure.png"/>
                                          <pic:cNvPicPr/>
                                        </pic:nvPicPr>
                                        <pic:blipFill>
                                          <a:blip r:embed="rId13">
                                            <a:extLst>
                                              <a:ext uri="{28A0092B-C50C-407E-A947-70E740481C1C}">
                                                <a14:useLocalDpi xmlns:a14="http://schemas.microsoft.com/office/drawing/2010/main" val="0"/>
                                              </a:ext>
                                            </a:extLst>
                                          </a:blip>
                                          <a:stretch>
                                            <a:fillRect/>
                                          </a:stretch>
                                        </pic:blipFill>
                                        <pic:spPr>
                                          <a:xfrm>
                                            <a:off x="0" y="0"/>
                                            <a:ext cx="3657600" cy="2529840"/>
                                          </a:xfrm>
                                          <a:prstGeom prst="rect">
                                            <a:avLst/>
                                          </a:prstGeom>
                                        </pic:spPr>
                                      </pic:pic>
                                    </a:graphicData>
                                  </a:graphic>
                                </wp:inline>
                              </w:drawing>
                            </w:r>
                          </w:p>
                          <w:p w14:paraId="6833CB39" w14:textId="77777777" w:rsidR="008401A4" w:rsidRDefault="008401A4" w:rsidP="001F7D87">
                            <w:pPr>
                              <w:pStyle w:val="FigureCaption"/>
                            </w:pPr>
                            <w:r>
                              <w:t>Figure 3. Radar- and projection-determined coordinate systems and their rotation angles relative to North. In the Southern Hemisphere angles are determined relative to South.</w:t>
                            </w:r>
                          </w:p>
                          <w:p w14:paraId="26083E72" w14:textId="77777777" w:rsidR="008401A4" w:rsidRDefault="008401A4" w:rsidP="001F7D87">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27F5A3" id="Text Box 2" o:spid="_x0000_s1028" type="#_x0000_t202" style="position:absolute;left:0;text-align:left;margin-left:30.85pt;margin-top:.65pt;width:396pt;height:268.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" filled="f" stroked="f">
                <v:textbox>
                  <w:txbxContent>
                    <w:p w14:paraId="2A7511AC" w14:textId="77777777" w:rsidR="008401A4" w:rsidRDefault="008401A4" w:rsidP="001F7D87">
                      <w:r>
                        <w:rPr>
                          <w:noProof/>
                          <w:lang w:eastAsia="en-US"/>
                        </w:rPr>
                        <w:drawing>
                          <wp:inline distT="0" distB="0" distL="0" distR="0" wp14:anchorId="1F11BFF6" wp14:editId="06FDF259">
                            <wp:extent cx="3657600" cy="25298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glesFigure.png"/>
                                    <pic:cNvPicPr/>
                                  </pic:nvPicPr>
                                  <pic:blipFill>
                                    <a:blip r:embed="rId13">
                                      <a:extLst>
                                        <a:ext uri="{28A0092B-C50C-407E-A947-70E740481C1C}">
                                          <a14:useLocalDpi xmlns:a14="http://schemas.microsoft.com/office/drawing/2010/main" val="0"/>
                                        </a:ext>
                                      </a:extLst>
                                    </a:blip>
                                    <a:stretch>
                                      <a:fillRect/>
                                    </a:stretch>
                                  </pic:blipFill>
                                  <pic:spPr>
                                    <a:xfrm>
                                      <a:off x="0" y="0"/>
                                      <a:ext cx="3657600" cy="2529840"/>
                                    </a:xfrm>
                                    <a:prstGeom prst="rect">
                                      <a:avLst/>
                                    </a:prstGeom>
                                  </pic:spPr>
                                </pic:pic>
                              </a:graphicData>
                            </a:graphic>
                          </wp:inline>
                        </w:drawing>
                      </w:r>
                    </w:p>
                    <w:p w14:paraId="6833CB39" w14:textId="77777777" w:rsidR="008401A4" w:rsidRDefault="008401A4" w:rsidP="001F7D87">
                      <w:pPr>
                        <w:pStyle w:val="FigureCaption"/>
                      </w:pPr>
                      <w:r>
                        <w:t>Figure 3. Radar- and projection-determined coordinate systems and their rotation angles relative to North. In the Southern Hemisphere angles are determined relative to South.</w:t>
                      </w:r>
                    </w:p>
                    <w:p w14:paraId="26083E72" w14:textId="77777777" w:rsidR="008401A4" w:rsidRDefault="008401A4" w:rsidP="001F7D87">
                      <w:r>
                        <w:t>h</w:t>
                      </w:r>
                    </w:p>
                  </w:txbxContent>
                </v:textbox>
                <w10:wrap type="square"/>
              </v:shape>
            </w:pict>
          </mc:Fallback>
        </mc:AlternateContent>
      </w:r>
    </w:p>
    <w:p w14:paraId="39552D57" w14:textId="77777777" w:rsidR="001F7D87" w:rsidRDefault="001F7D87" w:rsidP="001F7D87">
      <w:pPr>
        <w:pStyle w:val="Heading2"/>
      </w:pPr>
      <w:bookmarkStart w:id="31" w:name="_Toc507746015"/>
      <w:r>
        <w:t>Ice Velocity Derived</w:t>
      </w:r>
      <w:r w:rsidRPr="00D75877">
        <w:t xml:space="preserve"> </w:t>
      </w:r>
      <w:r>
        <w:t>from Speckle Tracking and Interferometry Along Single Orbit Track</w:t>
      </w:r>
      <w:bookmarkEnd w:id="31"/>
    </w:p>
    <w:p w14:paraId="13B92A3D" w14:textId="77777777" w:rsidR="001F7D87" w:rsidRDefault="001F7D87" w:rsidP="001F7D87">
      <w:r>
        <w:t>In areas where interferometric fringes are noisy or aliased so they cannot be unwrapped, speckle tracking provides a reasonable estimate. If data are available only along a single orbit track and the phase can be unwrapped, then a hybrid estimate can be derived. In this case, substituting the range displacement given by the offsets (</w:t>
      </w:r>
      <m:oMath>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ρ</m:t>
            </m:r>
          </m:sub>
        </m:sSub>
      </m:oMath>
      <w:r>
        <w:t xml:space="preserve"> ) for the equivalent displacement in phase (</w:t>
      </w:r>
      <m:oMath>
        <m:r>
          <m:rPr>
            <m:sty m:val="p"/>
          </m:rPr>
          <w:rPr>
            <w:rFonts w:ascii="Cambria Math" w:hAnsi="Cambria Math"/>
          </w:rPr>
          <m:t>λ</m:t>
        </m:r>
        <m:acc>
          <m:accPr>
            <m:chr m:val="̃"/>
            <m:ctrlPr>
              <w:rPr>
                <w:rFonts w:ascii="Cambria Math" w:hAnsi="Cambria Math"/>
              </w:rPr>
            </m:ctrlPr>
          </m:accPr>
          <m:e>
            <m:r>
              <m:rPr>
                <m:sty m:val="p"/>
              </m:rPr>
              <w:rPr>
                <w:rFonts w:ascii="Cambria Math" w:hAnsi="Cambria Math"/>
              </w:rPr>
              <m:t>ϕ</m:t>
            </m:r>
          </m:e>
        </m:acc>
        <m:r>
          <w:rPr>
            <w:rFonts w:ascii="Cambria Math" w:hAnsi="Cambria Math"/>
          </w:rPr>
          <m:t>/</m:t>
        </m:r>
        <m:r>
          <m:rPr>
            <m:sty m:val="p"/>
          </m:rPr>
          <w:rPr>
            <w:rFonts w:ascii="Cambria Math" w:hAnsi="Cambria Math"/>
          </w:rPr>
          <m:t>4π</m:t>
        </m:r>
      </m:oMath>
      <w:r>
        <w:t xml:space="preserve">) in Equation </w:t>
      </w:r>
      <w:r>
        <w:fldChar w:fldCharType="begin"/>
      </w:r>
      <w:r>
        <w:instrText xml:space="preserve"> REF _Ref443374283 \r \h </w:instrText>
      </w:r>
      <w:r>
        <w:fldChar w:fldCharType="separate"/>
      </w:r>
      <w:r>
        <w:t>(9)</w:t>
      </w:r>
      <w:r>
        <w:fldChar w:fldCharType="end"/>
      </w:r>
      <w:r>
        <w:t xml:space="preserve"> yields the surface-parallel-flow approximated ground range displacement as</w:t>
      </w:r>
    </w:p>
    <w:p w14:paraId="41963283" w14:textId="77777777" w:rsidR="001F7D87" w:rsidRDefault="001F7D87" w:rsidP="001F7D87">
      <w:pPr>
        <w:pStyle w:val="Equation"/>
      </w:pPr>
      <w:bookmarkStart w:id="32" w:name="_Ref444152154"/>
      <m:oMath>
        <m:r>
          <m:rPr>
            <m:sty m:val="p"/>
          </m:rPr>
          <w:rPr>
            <w:rFonts w:ascii="Cambria Math" w:hAnsi="Cambria Math"/>
          </w:rPr>
          <m:t>∆g=</m:t>
        </m:r>
        <m:f>
          <m:fPr>
            <m:ctrlPr>
              <w:rPr>
                <w:rFonts w:ascii="Cambria Math" w:hAnsi="Cambria Math"/>
              </w:rPr>
            </m:ctrlPr>
          </m:fPr>
          <m:num>
            <m:f>
              <m:fPr>
                <m:ctrlPr>
                  <w:rPr>
                    <w:rFonts w:ascii="Cambria Math" w:hAnsi="Cambria Math"/>
                  </w:rPr>
                </m:ctrlPr>
              </m:fPr>
              <m:num>
                <m:r>
                  <m:rPr>
                    <m:sty m:val="p"/>
                  </m:rPr>
                  <w:rPr>
                    <w:rFonts w:ascii="Cambria Math" w:hAnsi="Cambria Math"/>
                  </w:rPr>
                  <m:t>λ</m:t>
                </m:r>
                <m:acc>
                  <m:accPr>
                    <m:chr m:val="̃"/>
                    <m:ctrlPr>
                      <w:rPr>
                        <w:rFonts w:ascii="Cambria Math" w:hAnsi="Cambria Math"/>
                      </w:rPr>
                    </m:ctrlPr>
                  </m:accPr>
                  <m:e>
                    <m:r>
                      <m:rPr>
                        <m:sty m:val="p"/>
                      </m:rPr>
                      <w:rPr>
                        <w:rFonts w:ascii="Cambria Math" w:hAnsi="Cambria Math"/>
                      </w:rPr>
                      <m:t>ϕ</m:t>
                    </m:r>
                  </m:e>
                </m:acc>
              </m:num>
              <m:den>
                <m:func>
                  <m:funcPr>
                    <m:ctrlPr>
                      <w:rPr>
                        <w:rFonts w:ascii="Cambria Math" w:hAnsi="Cambria Math"/>
                      </w:rPr>
                    </m:ctrlPr>
                  </m:funcPr>
                  <m:fName>
                    <m:r>
                      <m:rPr>
                        <m:sty m:val="p"/>
                      </m:rPr>
                      <w:rPr>
                        <w:rFonts w:ascii="Cambria Math" w:hAnsi="Cambria Math"/>
                      </w:rPr>
                      <m:t>4πsin</m:t>
                    </m:r>
                  </m:fName>
                  <m:e>
                    <m:d>
                      <m:dPr>
                        <m:ctrlPr>
                          <w:rPr>
                            <w:rFonts w:ascii="Cambria Math" w:hAnsi="Cambria Math"/>
                          </w:rPr>
                        </m:ctrlPr>
                      </m:dPr>
                      <m:e>
                        <m:r>
                          <w:rPr>
                            <w:rFonts w:ascii="Cambria Math" w:hAnsi="Cambria Math"/>
                          </w:rPr>
                          <m:t>ψ</m:t>
                        </m:r>
                      </m:e>
                    </m:d>
                  </m:e>
                </m:func>
              </m:den>
            </m:f>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s</m:t>
                </m:r>
              </m:sub>
            </m:sSub>
            <m:sSub>
              <m:sSubPr>
                <m:ctrlPr>
                  <w:rPr>
                    <w:rFonts w:ascii="Cambria Math" w:hAnsi="Cambria Math"/>
                  </w:rPr>
                </m:ctrlPr>
              </m:sSubPr>
              <m:e>
                <m:r>
                  <m:rPr>
                    <m:sty m:val="p"/>
                  </m:rPr>
                  <w:rPr>
                    <w:rFonts w:ascii="Cambria Math" w:hAnsi="Cambria Math"/>
                  </w:rPr>
                  <m:t>∆</m:t>
                </m:r>
              </m:e>
              <m:sub>
                <m:r>
                  <w:rPr>
                    <w:rFonts w:ascii="Cambria Math" w:hAnsi="Cambria Math"/>
                  </w:rPr>
                  <m:t>s</m:t>
                </m:r>
              </m:sub>
            </m:sSub>
            <m:r>
              <m:rPr>
                <m:sty m:val="p"/>
              </m:rPr>
              <w:rPr>
                <w:rFonts w:ascii="Cambria Math" w:hAnsi="Cambria Math"/>
              </w:rPr>
              <m:t>cot⁡(</m:t>
            </m:r>
            <m:r>
              <w:rPr>
                <w:rFonts w:ascii="Cambria Math" w:hAnsi="Cambria Math"/>
              </w:rPr>
              <m:t>ψ</m:t>
            </m:r>
            <m:r>
              <m:rPr>
                <m:sty m:val="p"/>
              </m:rPr>
              <w:rPr>
                <w:rFonts w:ascii="Cambria Math" w:hAnsi="Cambria Math"/>
              </w:rPr>
              <m:t>)</m:t>
            </m:r>
            <m:f>
              <m:fPr>
                <m:ctrlPr>
                  <w:rPr>
                    <w:rFonts w:ascii="Cambria Math" w:hAnsi="Cambria Math"/>
                  </w:rPr>
                </m:ctrlPr>
              </m:fPr>
              <m:num>
                <m:r>
                  <w:rPr>
                    <w:rFonts w:ascii="Cambria Math" w:hAnsi="Cambria Math"/>
                  </w:rPr>
                  <m:t>∂z</m:t>
                </m:r>
              </m:num>
              <m:den>
                <m:r>
                  <w:rPr>
                    <w:rFonts w:ascii="Cambria Math" w:hAnsi="Cambria Math"/>
                  </w:rPr>
                  <m:t>∂s</m:t>
                </m:r>
              </m:den>
            </m:f>
          </m:num>
          <m:den>
            <m:r>
              <w:rPr>
                <w:rFonts w:ascii="Cambria Math" w:hAnsi="Cambria Math"/>
              </w:rPr>
              <m:t>1-</m:t>
            </m:r>
            <m:r>
              <m:rPr>
                <m:sty m:val="p"/>
              </m:rPr>
              <w:rPr>
                <w:rFonts w:ascii="Cambria Math" w:hAnsi="Cambria Math"/>
              </w:rPr>
              <m:t>cot⁡(</m:t>
            </m:r>
            <m:r>
              <w:rPr>
                <w:rFonts w:ascii="Cambria Math" w:hAnsi="Cambria Math"/>
              </w:rPr>
              <m:t>ψ</m:t>
            </m:r>
            <m:r>
              <m:rPr>
                <m:sty m:val="p"/>
              </m:rPr>
              <w:rPr>
                <w:rFonts w:ascii="Cambria Math" w:hAnsi="Cambria Math"/>
              </w:rPr>
              <m:t>)</m:t>
            </m:r>
            <m:f>
              <m:fPr>
                <m:ctrlPr>
                  <w:rPr>
                    <w:rFonts w:ascii="Cambria Math" w:hAnsi="Cambria Math"/>
                  </w:rPr>
                </m:ctrlPr>
              </m:fPr>
              <m:num>
                <m:r>
                  <w:rPr>
                    <w:rFonts w:ascii="Cambria Math" w:hAnsi="Cambria Math"/>
                  </w:rPr>
                  <m:t>∂z</m:t>
                </m:r>
              </m:num>
              <m:den>
                <m:r>
                  <w:rPr>
                    <w:rFonts w:ascii="Cambria Math" w:hAnsi="Cambria Math"/>
                  </w:rPr>
                  <m:t>∂g</m:t>
                </m:r>
              </m:den>
            </m:f>
          </m:den>
        </m:f>
      </m:oMath>
      <w:r>
        <w:t>.</w:t>
      </w:r>
      <w:bookmarkEnd w:id="32"/>
    </w:p>
    <w:p w14:paraId="3A1CA8F4" w14:textId="77777777" w:rsidR="001F7D87" w:rsidRPr="00402B4C" w:rsidRDefault="001F7D87" w:rsidP="001F7D87">
      <w:pPr>
        <w:pStyle w:val="NormalNoIndent"/>
      </w:pPr>
      <w:r>
        <w:t xml:space="preserve">Substituting this quantity into Equations </w:t>
      </w:r>
      <w:r>
        <w:fldChar w:fldCharType="begin"/>
      </w:r>
      <w:r>
        <w:instrText xml:space="preserve"> REF _Ref443374709 \r \h </w:instrText>
      </w:r>
      <w:r>
        <w:fldChar w:fldCharType="separate"/>
      </w:r>
      <w:r>
        <w:t>(10)</w:t>
      </w:r>
      <w:r>
        <w:fldChar w:fldCharType="end"/>
      </w:r>
      <w:r>
        <w:t xml:space="preserve"> and </w:t>
      </w:r>
      <w:r>
        <w:fldChar w:fldCharType="begin"/>
      </w:r>
      <w:r>
        <w:instrText xml:space="preserve"> REF _Ref443374742 \r \h </w:instrText>
      </w:r>
      <w:r>
        <w:fldChar w:fldCharType="separate"/>
      </w:r>
      <w:r>
        <w:t>(13)</w:t>
      </w:r>
      <w:r>
        <w:fldChar w:fldCharType="end"/>
      </w:r>
      <w:r>
        <w:t xml:space="preserve"> yields the horizontal velocity vector in polar-stereographic coordinates.</w:t>
      </w:r>
    </w:p>
    <w:p w14:paraId="788A588D" w14:textId="77777777" w:rsidR="001F7D87" w:rsidRDefault="001F7D87" w:rsidP="001F7D87">
      <w:pPr>
        <w:pStyle w:val="Heading2"/>
      </w:pPr>
      <w:bookmarkStart w:id="33" w:name="_Toc507746016"/>
      <w:r>
        <w:t>Ice Velocity Derived from Interferometry from Crossing Orbits with Surface-Parallel Flow</w:t>
      </w:r>
      <w:bookmarkEnd w:id="33"/>
      <w:r>
        <w:t xml:space="preserve"> </w:t>
      </w:r>
    </w:p>
    <w:p w14:paraId="6E74171A" w14:textId="77777777" w:rsidR="001F7D87" w:rsidRDefault="001F7D87" w:rsidP="001F7D87">
      <w:r>
        <w:t xml:space="preserve">When data from crossing ascending/descending orbits are available the surface-parallel flow assumption can be used to estimate horizontal components of velocity </w:t>
      </w:r>
      <w:r>
        <w:fldChar w:fldCharType="begin"/>
      </w:r>
      <w:r w:rsidR="003F4381">
        <w:instrText xml:space="preserve"> ADDIN PAPERS2_CITATIONS &lt;citation&gt;&lt;uuid&gt;AB4F705E-8E62-48E3-B6A3-4A598178E477&lt;/uuid&gt;&lt;priority&gt;0&lt;/priority&gt;&lt;publications&gt;&lt;publication&gt;&lt;volume&gt;36&lt;/volume&gt;&lt;publication_date&gt;99199801001200000000220000&lt;/publication_date&gt;&lt;number&gt;1&lt;/number&gt;&lt;startpage&gt;25&lt;/startpage&gt;&lt;title&gt;Interferometric estimation of three-dimensional ice-flow using ascending and descending passes&lt;/title&gt;&lt;uuid&gt;7D1A1794-3FD6-4DBE-BEF8-8BB66627C053&lt;/uuid&gt;&lt;subtype&gt;400&lt;/subtype&gt;&lt;endpage&gt;37&lt;/endpage&gt;&lt;type&gt;400&lt;/type&gt;&lt;citekey&gt;Joughin:1998p1290&lt;/citekey&gt;&lt;url&gt;http://gateway.webofknowledge.com/gateway/Gateway.cgi?GWVersion=2&amp;amp;SrcAuth=mekentosj&amp;amp;SrcApp=Papers&amp;amp;DestLinkType=FullRecord&amp;amp;DestApp=WOS&amp;amp;KeyUT=000071615500003&lt;/url&gt;&lt;bundle&gt;&lt;publication&gt;&lt;publisher&gt;IEEE&lt;/publisher&gt;&lt;title&gt;IEEE Transactions On Geoscience And Remote Sensing&lt;/title&gt;&lt;type&gt;-100&lt;/type&gt;&lt;subtype&gt;-100&lt;/subtype&gt;&lt;uuid&gt;88BBC254-0626-4AC4-A5F9-7A52C2592003&lt;/uuid&gt;&lt;/publication&gt;&lt;/bundle&gt;&lt;authors&gt;&lt;author&gt;&lt;firstName&gt;I&lt;/firstName&gt;&lt;middleNames&gt;R&lt;/middleNames&gt;&lt;lastName&gt;Joughin&lt;/lastName&gt;&lt;/author&gt;&lt;author&gt;&lt;firstName&gt;R&lt;/firstName&gt;&lt;lastName&gt;Kwok&lt;/lastName&gt;&lt;/author&gt;&lt;author&gt;&lt;firstName&gt;M&lt;/firstName&gt;&lt;middleNames&gt;A&lt;/middleNames&gt;&lt;lastName&gt;Fahnestock&lt;/lastName&gt;&lt;/author&gt;&lt;/authors&gt;&lt;/publication&gt;&lt;publication&gt;&lt;uuid&gt;194797D2-AF01-489E-8333-CB65B8CDFB36&lt;/uuid&gt;&lt;volume&gt;391&lt;/volume&gt;&lt;startpage&gt;273&lt;/startpage&gt;&lt;publication_date&gt;99199800001200000000200000&lt;/publication_date&gt;&lt;citekey&gt;Mohr:1998p3548&lt;/citekey&gt;&lt;type&gt;400&lt;/type&gt;&lt;title&gt;Three-dimensional glacial flow and surface elevation measured with radar interferometry&lt;/title&gt;&lt;location&gt;200,4,55.7635160,12.4949429&lt;/location&gt;&lt;institution&gt;Tech Univ Denmark, Dept Electromagnet Syst, Danish Ctr Remote Sensing, DK-2800 Lyngby, Denmark&lt;/institution&gt;&lt;number&gt;6664&lt;/number&gt;&lt;subtype&gt;400&lt;/subtype&gt;&lt;endpage&gt;276&lt;/endpage&gt;&lt;bundle&gt;&lt;publication&gt;&lt;publisher&gt;Nature Publishing Group&lt;/publisher&gt;&lt;url&gt;http://www.nature.com/nature&lt;/url&gt;&lt;title&gt;Nature&lt;/title&gt;&lt;type&gt;-100&lt;/type&gt;&lt;subtype&gt;-100&lt;/subtype&gt;&lt;uuid&gt;7FE1568F-95F3-4E39-8CB8-A26F150313AA&lt;/uuid&gt;&lt;/publication&gt;&lt;/bundle&gt;&lt;authors&gt;&lt;author&gt;&lt;firstName&gt;JJ&lt;/firstName&gt;&lt;lastName&gt;Mohr&lt;/lastName&gt;&lt;/author&gt;&lt;author&gt;&lt;firstName&gt;N&lt;/firstName&gt;&lt;lastName&gt;Reeh&lt;/lastName&gt;&lt;/author&gt;&lt;author&gt;&lt;firstName&gt;SN&lt;/firstName&gt;&lt;lastName&gt;Madsen&lt;/lastName&gt;&lt;/author&gt;&lt;/authors&gt;&lt;/publication&gt;&lt;/publications&gt;&lt;cites&gt;&lt;/cites&gt;&lt;/citation&gt;</w:instrText>
      </w:r>
      <w:r>
        <w:fldChar w:fldCharType="separate"/>
      </w:r>
      <w:r>
        <w:rPr>
          <w:rFonts w:cs="Cambria"/>
        </w:rPr>
        <w:t>[</w:t>
      </w:r>
      <w:r>
        <w:rPr>
          <w:rFonts w:cs="Cambria"/>
          <w:i/>
          <w:iCs/>
        </w:rPr>
        <w:t>Joughin et al.</w:t>
      </w:r>
      <w:r>
        <w:rPr>
          <w:rFonts w:cs="Cambria"/>
        </w:rPr>
        <w:t xml:space="preserve">, 1998; </w:t>
      </w:r>
      <w:r>
        <w:rPr>
          <w:rFonts w:cs="Cambria"/>
          <w:i/>
          <w:iCs/>
        </w:rPr>
        <w:t>Mohr et al.</w:t>
      </w:r>
      <w:r>
        <w:rPr>
          <w:rFonts w:cs="Cambria"/>
        </w:rPr>
        <w:t>, 1998]</w:t>
      </w:r>
      <w:r>
        <w:fldChar w:fldCharType="end"/>
      </w:r>
      <w:r>
        <w:t xml:space="preserve">. Geometrically, this makes this 3-D problem a 2-D problem by assuming the velocity vector lies in the plain tangent to the </w:t>
      </w:r>
      <w:r>
        <w:lastRenderedPageBreak/>
        <w:t>ice surface. In this case, using phase from ascending and descending passes, the horizontal components of the velocity vector are given by</w:t>
      </w:r>
    </w:p>
    <w:bookmarkStart w:id="34" w:name="_Ref443987262"/>
    <w:p w14:paraId="76A72047" w14:textId="77777777" w:rsidR="001F7D87" w:rsidRDefault="008401A4" w:rsidP="001F7D87">
      <w:pPr>
        <w:pStyle w:val="Equation"/>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x</m:t>
                      </m:r>
                    </m:sub>
                  </m:sSub>
                </m:e>
              </m:mr>
              <m:mr>
                <m:e>
                  <m:sSub>
                    <m:sSubPr>
                      <m:ctrlPr>
                        <w:rPr>
                          <w:rFonts w:ascii="Cambria Math" w:hAnsi="Cambria Math"/>
                        </w:rPr>
                      </m:ctrlPr>
                    </m:sSubPr>
                    <m:e>
                      <m:r>
                        <w:rPr>
                          <w:rFonts w:ascii="Cambria Math" w:hAnsi="Cambria Math"/>
                        </w:rPr>
                        <m:t>v</m:t>
                      </m:r>
                    </m:e>
                    <m:sub>
                      <m:r>
                        <w:rPr>
                          <w:rFonts w:ascii="Cambria Math" w:hAnsi="Cambria Math"/>
                        </w:rPr>
                        <m:t>y</m:t>
                      </m:r>
                    </m:sub>
                  </m:sSub>
                </m:e>
              </m:mr>
            </m:m>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bi"/>
                  </m:rPr>
                  <w:rPr>
                    <w:rFonts w:ascii="Cambria Math" w:hAnsi="Cambria Math"/>
                  </w:rPr>
                  <m:t>I</m:t>
                </m:r>
                <m:r>
                  <m:rPr>
                    <m:sty m:val="b"/>
                  </m:rPr>
                  <w:rPr>
                    <w:rFonts w:ascii="Cambria Math" w:hAnsi="Cambria Math"/>
                  </w:rPr>
                  <m:t>-</m:t>
                </m:r>
                <m:r>
                  <m:rPr>
                    <m:sty m:val="bi"/>
                  </m:rPr>
                  <w:rPr>
                    <w:rFonts w:ascii="Cambria Math" w:hAnsi="Cambria Math"/>
                  </w:rPr>
                  <m:t>ABC</m:t>
                </m:r>
              </m:e>
            </m:d>
          </m:e>
          <m:sup>
            <m:r>
              <m:rPr>
                <m:sty m:val="p"/>
              </m:rPr>
              <w:rPr>
                <w:rFonts w:ascii="Cambria Math" w:hAnsi="Cambria Math"/>
              </w:rPr>
              <m:t>-1</m:t>
            </m:r>
          </m:sup>
        </m:sSup>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rPr>
                      </m:ctrlPr>
                    </m:fPr>
                    <m:num>
                      <m:sSub>
                        <m:sSubPr>
                          <m:ctrlPr>
                            <w:rPr>
                              <w:rFonts w:ascii="Cambria Math" w:hAnsi="Cambria Math"/>
                            </w:rPr>
                          </m:ctrlPr>
                        </m:sSubPr>
                        <m:e>
                          <m:r>
                            <m:rPr>
                              <m:sty m:val="p"/>
                            </m:rPr>
                            <w:rPr>
                              <w:rFonts w:ascii="Cambria Math" w:hAnsi="Cambria Math"/>
                            </w:rPr>
                            <m:t>λ</m:t>
                          </m:r>
                        </m:e>
                        <m:sub>
                          <m:r>
                            <w:rPr>
                              <w:rFonts w:ascii="Cambria Math" w:hAnsi="Cambria Math"/>
                            </w:rPr>
                            <m:t>a</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ϕ</m:t>
                              </m:r>
                            </m:e>
                          </m:acc>
                        </m:e>
                        <m:sub>
                          <m:r>
                            <w:rPr>
                              <w:rFonts w:ascii="Cambria Math" w:hAnsi="Cambria Math"/>
                            </w:rPr>
                            <m:t>a</m:t>
                          </m:r>
                        </m:sub>
                      </m:sSub>
                    </m:num>
                    <m:den>
                      <m:func>
                        <m:funcPr>
                          <m:ctrlPr>
                            <w:rPr>
                              <w:rFonts w:ascii="Cambria Math" w:hAnsi="Cambria Math"/>
                            </w:rPr>
                          </m:ctrlPr>
                        </m:funcPr>
                        <m:fName>
                          <m:r>
                            <m:rPr>
                              <m:sty m:val="p"/>
                            </m:rPr>
                            <w:rPr>
                              <w:rFonts w:ascii="Cambria Math" w:hAnsi="Cambria Math"/>
                            </w:rPr>
                            <m:t>4π∆</m:t>
                          </m:r>
                          <m:sSub>
                            <m:sSubPr>
                              <m:ctrlPr>
                                <w:rPr>
                                  <w:rFonts w:ascii="Cambria Math" w:hAnsi="Cambria Math"/>
                                </w:rPr>
                              </m:ctrlPr>
                            </m:sSubPr>
                            <m:e>
                              <m:r>
                                <w:rPr>
                                  <w:rFonts w:ascii="Cambria Math" w:hAnsi="Cambria Math"/>
                                </w:rPr>
                                <m:t>T</m:t>
                              </m:r>
                            </m:e>
                            <m:sub>
                              <m:r>
                                <w:rPr>
                                  <w:rFonts w:ascii="Cambria Math" w:hAnsi="Cambria Math"/>
                                </w:rPr>
                                <m:t>a</m:t>
                              </m:r>
                            </m:sub>
                          </m:sSub>
                          <m:r>
                            <m:rPr>
                              <m:sty m:val="p"/>
                            </m:rP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a</m:t>
                                  </m:r>
                                </m:sub>
                              </m:sSub>
                            </m:e>
                          </m:d>
                        </m:e>
                      </m:func>
                    </m:den>
                  </m:f>
                </m:e>
              </m:mr>
              <m:mr>
                <m:e>
                  <m:f>
                    <m:fPr>
                      <m:ctrlPr>
                        <w:rPr>
                          <w:rFonts w:ascii="Cambria Math" w:hAnsi="Cambria Math"/>
                        </w:rPr>
                      </m:ctrlPr>
                    </m:fPr>
                    <m:num>
                      <m:sSub>
                        <m:sSubPr>
                          <m:ctrlPr>
                            <w:rPr>
                              <w:rFonts w:ascii="Cambria Math" w:hAnsi="Cambria Math"/>
                            </w:rPr>
                          </m:ctrlPr>
                        </m:sSubPr>
                        <m:e>
                          <m:r>
                            <m:rPr>
                              <m:sty m:val="p"/>
                            </m:rPr>
                            <w:rPr>
                              <w:rFonts w:ascii="Cambria Math" w:hAnsi="Cambria Math"/>
                            </w:rPr>
                            <m:t>λ</m:t>
                          </m:r>
                        </m:e>
                        <m:sub>
                          <m:r>
                            <w:rPr>
                              <w:rFonts w:ascii="Cambria Math" w:hAnsi="Cambria Math"/>
                            </w:rPr>
                            <m:t>d</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ϕ</m:t>
                              </m:r>
                            </m:e>
                          </m:acc>
                        </m:e>
                        <m:sub>
                          <m:r>
                            <w:rPr>
                              <w:rFonts w:ascii="Cambria Math" w:hAnsi="Cambria Math"/>
                            </w:rPr>
                            <m:t>d</m:t>
                          </m:r>
                        </m:sub>
                      </m:sSub>
                    </m:num>
                    <m:den>
                      <m:func>
                        <m:funcPr>
                          <m:ctrlPr>
                            <w:rPr>
                              <w:rFonts w:ascii="Cambria Math" w:hAnsi="Cambria Math"/>
                            </w:rPr>
                          </m:ctrlPr>
                        </m:funcPr>
                        <m:fName>
                          <m:r>
                            <m:rPr>
                              <m:sty m:val="p"/>
                            </m:rPr>
                            <w:rPr>
                              <w:rFonts w:ascii="Cambria Math" w:hAnsi="Cambria Math"/>
                            </w:rPr>
                            <m:t>4π∆</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d</m:t>
                                  </m:r>
                                </m:sub>
                              </m:sSub>
                            </m:e>
                          </m:d>
                        </m:e>
                      </m:func>
                    </m:den>
                  </m:f>
                </m:e>
              </m:mr>
            </m:m>
          </m:e>
        </m:d>
      </m:oMath>
      <w:bookmarkEnd w:id="34"/>
    </w:p>
    <w:p w14:paraId="048E29ED" w14:textId="77777777" w:rsidR="001F7D87" w:rsidRDefault="001F7D87" w:rsidP="001F7D87">
      <w:pPr>
        <w:pStyle w:val="NormalNoIndent"/>
      </w:pPr>
      <w:r>
        <w:t>where</w:t>
      </w:r>
    </w:p>
    <w:p w14:paraId="5CEB0C63" w14:textId="77777777" w:rsidR="001F7D87" w:rsidRPr="000F123F" w:rsidRDefault="001F7D87" w:rsidP="001F7D87">
      <w:pPr>
        <w:pStyle w:val="Equation"/>
      </w:pPr>
      <m:oMath>
        <m:r>
          <m:rPr>
            <m:sty m:val="bi"/>
          </m:rPr>
          <w:rPr>
            <w:rFonts w:ascii="Cambria Math" w:hAnsi="Cambria Math"/>
          </w:rPr>
          <m:t>A</m:t>
        </m:r>
        <m:r>
          <m:rPr>
            <m:sty m:val="b"/>
          </m:rPr>
          <w:rPr>
            <w:rFonts w:ascii="Cambria Math" w:hAnsi="Cambria Math"/>
          </w:rPr>
          <m:t>=</m:t>
        </m:r>
        <m:d>
          <m:dPr>
            <m:begChr m:val="["/>
            <m:endChr m:val="]"/>
            <m:ctrlPr>
              <w:rPr>
                <w:rFonts w:ascii="Cambria Math" w:hAnsi="Cambria Math"/>
                <w:b/>
              </w:rPr>
            </m:ctrlPr>
          </m:dPr>
          <m:e>
            <m:m>
              <m:mPr>
                <m:mcs>
                  <m:mc>
                    <m:mcPr>
                      <m:count m:val="2"/>
                      <m:mcJc m:val="center"/>
                    </m:mcPr>
                  </m:mc>
                </m:mcs>
                <m:ctrlPr>
                  <w:rPr>
                    <w:rFonts w:ascii="Cambria Math" w:hAnsi="Cambria Math"/>
                    <w:b/>
                  </w:rPr>
                </m:ctrlPr>
              </m:mPr>
              <m:mr>
                <m:e>
                  <m:r>
                    <m:rPr>
                      <m:sty m:val="p"/>
                    </m:rPr>
                    <w:rPr>
                      <w:rFonts w:ascii="Cambria Math" w:hAnsi="Cambria Math"/>
                    </w:rPr>
                    <m:t>cos</m:t>
                  </m:r>
                  <m:r>
                    <w:rPr>
                      <w:rFonts w:ascii="Cambria Math" w:hAnsi="Cambria Math"/>
                    </w:rPr>
                    <m:t>β</m:t>
                  </m:r>
                </m:e>
                <m:e>
                  <m:r>
                    <m:rPr>
                      <m:sty m:val="p"/>
                    </m:rPr>
                    <w:rPr>
                      <w:rFonts w:ascii="Cambria Math" w:hAnsi="Cambria Math"/>
                    </w:rPr>
                    <m:t>cos</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β</m:t>
                      </m:r>
                    </m:e>
                  </m:d>
                </m:e>
              </m:mr>
              <m:mr>
                <m:e>
                  <m:r>
                    <m:rPr>
                      <m:sty m:val="p"/>
                    </m:rPr>
                    <w:rPr>
                      <w:rFonts w:ascii="Cambria Math" w:hAnsi="Cambria Math"/>
                    </w:rPr>
                    <m:t>sin</m:t>
                  </m:r>
                  <m:r>
                    <w:rPr>
                      <w:rFonts w:ascii="Cambria Math" w:hAnsi="Cambria Math"/>
                    </w:rPr>
                    <m:t>β</m:t>
                  </m:r>
                </m:e>
                <m:e>
                  <m:r>
                    <m:rPr>
                      <m:sty m:val="p"/>
                    </m:rPr>
                    <w:rPr>
                      <w:rFonts w:ascii="Cambria Math" w:hAnsi="Cambria Math"/>
                    </w:rPr>
                    <m:t>sin</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β</m:t>
                      </m:r>
                    </m:e>
                  </m:d>
                </m:e>
              </m:mr>
            </m:m>
          </m:e>
        </m:d>
      </m:oMath>
      <w:r w:rsidRPr="00A50045">
        <w:t>,</w:t>
      </w:r>
    </w:p>
    <w:p w14:paraId="40472102" w14:textId="77777777" w:rsidR="001F7D87" w:rsidRPr="00A50045" w:rsidRDefault="001F7D87" w:rsidP="001F7D87">
      <w:pPr>
        <w:pStyle w:val="Equation"/>
      </w:pPr>
      <m:oMath>
        <m:r>
          <m:rPr>
            <m:sty m:val="b"/>
          </m:rPr>
          <w:rPr>
            <w:rFonts w:ascii="Cambria Math" w:hAnsi="Cambria Math"/>
          </w:rPr>
          <m:t>B=</m:t>
        </m:r>
        <m:sSup>
          <m:sSupPr>
            <m:ctrlPr>
              <w:rPr>
                <w:rFonts w:ascii="Cambria Math" w:hAnsi="Cambria Math"/>
                <w:b/>
              </w:rPr>
            </m:ctrlPr>
          </m:sSupPr>
          <m:e>
            <m:d>
              <m:dPr>
                <m:ctrlPr>
                  <w:rPr>
                    <w:rFonts w:ascii="Cambria Math" w:hAnsi="Cambria Math"/>
                    <w:b/>
                  </w:rPr>
                </m:ctrlPr>
              </m:dPr>
              <m:e>
                <m:f>
                  <m:fPr>
                    <m:ctrlPr>
                      <w:rPr>
                        <w:rFonts w:ascii="Cambria Math" w:hAnsi="Cambria Math"/>
                        <w:b/>
                        <w:i/>
                      </w:rPr>
                    </m:ctrlPr>
                  </m:fPr>
                  <m:num>
                    <m:r>
                      <m:rPr>
                        <m:sty m:val="bi"/>
                      </m:rPr>
                      <w:rPr>
                        <w:rFonts w:ascii="Cambria Math" w:hAnsi="Cambria Math"/>
                      </w:rPr>
                      <m:t>1</m:t>
                    </m:r>
                  </m:num>
                  <m:den>
                    <m:r>
                      <m:rPr>
                        <m:sty m:val="p"/>
                      </m:rPr>
                      <w:rPr>
                        <w:rFonts w:ascii="Cambria Math" w:hAnsi="Cambria Math"/>
                      </w:rPr>
                      <m:t>sin</m:t>
                    </m:r>
                    <m:r>
                      <w:rPr>
                        <w:rFonts w:ascii="Cambria Math" w:hAnsi="Cambria Math"/>
                      </w:rPr>
                      <m:t>α</m:t>
                    </m:r>
                  </m:den>
                </m:f>
              </m:e>
            </m:d>
          </m:e>
          <m:sup>
            <m:r>
              <m:rPr>
                <m:sty m:val="bi"/>
              </m:rPr>
              <w:rPr>
                <w:rFonts w:ascii="Cambria Math" w:hAnsi="Cambria Math"/>
              </w:rPr>
              <m:t>2</m:t>
            </m:r>
          </m:sup>
        </m:sSup>
        <m:d>
          <m:dPr>
            <m:begChr m:val="["/>
            <m:endChr m:val="]"/>
            <m:ctrlPr>
              <w:rPr>
                <w:rFonts w:ascii="Cambria Math" w:hAnsi="Cambria Math"/>
                <w:b/>
              </w:rPr>
            </m:ctrlPr>
          </m:dPr>
          <m:e>
            <m:m>
              <m:mPr>
                <m:mcs>
                  <m:mc>
                    <m:mcPr>
                      <m:count m:val="2"/>
                      <m:mcJc m:val="center"/>
                    </m:mcPr>
                  </m:mc>
                </m:mcs>
                <m:ctrlPr>
                  <w:rPr>
                    <w:rFonts w:ascii="Cambria Math" w:hAnsi="Cambria Math"/>
                    <w:b/>
                  </w:rPr>
                </m:ctrlPr>
              </m:mPr>
              <m:mr>
                <m:e>
                  <m:r>
                    <m:rPr>
                      <m:sty m:val="p"/>
                    </m:rPr>
                    <w:rPr>
                      <w:rFonts w:ascii="Cambria Math" w:hAnsi="Cambria Math"/>
                    </w:rPr>
                    <m:t>1</m:t>
                  </m:r>
                </m:e>
                <m:e>
                  <m:r>
                    <m:rPr>
                      <m:sty m:val="p"/>
                    </m:rPr>
                    <w:rPr>
                      <w:rFonts w:ascii="Cambria Math" w:hAnsi="Cambria Math"/>
                    </w:rPr>
                    <m:t>-cos</m:t>
                  </m:r>
                  <m:r>
                    <w:rPr>
                      <w:rFonts w:ascii="Cambria Math" w:hAnsi="Cambria Math"/>
                    </w:rPr>
                    <m:t>α</m:t>
                  </m:r>
                </m:e>
              </m:mr>
              <m:mr>
                <m:e>
                  <m:r>
                    <m:rPr>
                      <m:sty m:val="p"/>
                    </m:rPr>
                    <w:rPr>
                      <w:rFonts w:ascii="Cambria Math" w:hAnsi="Cambria Math"/>
                    </w:rPr>
                    <m:t>-cos</m:t>
                  </m:r>
                  <m:r>
                    <w:rPr>
                      <w:rFonts w:ascii="Cambria Math" w:hAnsi="Cambria Math"/>
                    </w:rPr>
                    <m:t>α</m:t>
                  </m:r>
                </m:e>
                <m:e>
                  <m:r>
                    <m:rPr>
                      <m:sty m:val="p"/>
                    </m:rPr>
                    <w:rPr>
                      <w:rFonts w:ascii="Cambria Math" w:hAnsi="Cambria Math"/>
                    </w:rPr>
                    <m:t>1</m:t>
                  </m:r>
                </m:e>
              </m:mr>
            </m:m>
          </m:e>
        </m:d>
      </m:oMath>
      <w:r w:rsidRPr="00A50045">
        <w:t>, and</w:t>
      </w:r>
    </w:p>
    <w:p w14:paraId="03CA2AEA" w14:textId="77777777" w:rsidR="001F7D87" w:rsidRPr="00A50045" w:rsidRDefault="001F7D87" w:rsidP="001F7D87">
      <w:pPr>
        <w:pStyle w:val="Equation"/>
      </w:pPr>
      <m:oMath>
        <m:r>
          <m:rPr>
            <m:sty m:val="b"/>
          </m:rPr>
          <w:rPr>
            <w:rFonts w:ascii="Cambria Math" w:hAnsi="Cambria Math"/>
          </w:rPr>
          <m:t>C=</m:t>
        </m:r>
        <m:d>
          <m:dPr>
            <m:begChr m:val="["/>
            <m:endChr m:val="]"/>
            <m:ctrlPr>
              <w:rPr>
                <w:rFonts w:ascii="Cambria Math" w:hAnsi="Cambria Math"/>
                <w:b/>
              </w:rPr>
            </m:ctrlPr>
          </m:dPr>
          <m:e>
            <m:m>
              <m:mPr>
                <m:mcs>
                  <m:mc>
                    <m:mcPr>
                      <m:count m:val="2"/>
                      <m:mcJc m:val="center"/>
                    </m:mcPr>
                  </m:mc>
                </m:mcs>
                <m:ctrlPr>
                  <w:rPr>
                    <w:rFonts w:ascii="Cambria Math" w:hAnsi="Cambria Math"/>
                    <w:b/>
                  </w:rPr>
                </m:ctrlPr>
              </m:mPr>
              <m:mr>
                <m:e>
                  <m:f>
                    <m:fPr>
                      <m:ctrlPr>
                        <w:rPr>
                          <w:rFonts w:ascii="Cambria Math" w:hAnsi="Cambria Math"/>
                        </w:rPr>
                      </m:ctrlPr>
                    </m:fPr>
                    <m:num>
                      <m:r>
                        <w:rPr>
                          <w:rFonts w:ascii="Cambria Math" w:hAnsi="Cambria Math"/>
                        </w:rPr>
                        <m:t>∂z</m:t>
                      </m:r>
                    </m:num>
                    <m:den>
                      <m:r>
                        <w:rPr>
                          <w:rFonts w:ascii="Cambria Math" w:hAnsi="Cambria Math"/>
                        </w:rPr>
                        <m:t>∂x</m:t>
                      </m:r>
                    </m:den>
                  </m:f>
                  <m:r>
                    <w:rPr>
                      <w:rFonts w:ascii="Cambria Math" w:hAnsi="Cambria Math"/>
                    </w:rPr>
                    <m:t>cot</m:t>
                  </m:r>
                  <m:d>
                    <m:dPr>
                      <m:ctrlPr>
                        <w:rPr>
                          <w:rFonts w:ascii="Cambria Math" w:hAnsi="Cambria Math"/>
                          <w:i/>
                        </w:rPr>
                      </m:ctrlPr>
                    </m:dPr>
                    <m:e>
                      <m:sSub>
                        <m:sSubPr>
                          <m:ctrlPr>
                            <w:rPr>
                              <w:rFonts w:ascii="Cambria Math" w:hAnsi="Cambria Math"/>
                            </w:rPr>
                          </m:ctrlPr>
                        </m:sSubPr>
                        <m:e>
                          <m:r>
                            <w:rPr>
                              <w:rFonts w:ascii="Cambria Math" w:hAnsi="Cambria Math"/>
                            </w:rPr>
                            <m:t>ψ</m:t>
                          </m:r>
                        </m:e>
                        <m:sub>
                          <m:r>
                            <w:rPr>
                              <w:rFonts w:ascii="Cambria Math" w:hAnsi="Cambria Math"/>
                            </w:rPr>
                            <m:t>a</m:t>
                          </m:r>
                        </m:sub>
                      </m:sSub>
                    </m:e>
                  </m:d>
                </m:e>
                <m:e>
                  <m:f>
                    <m:fPr>
                      <m:ctrlPr>
                        <w:rPr>
                          <w:rFonts w:ascii="Cambria Math" w:hAnsi="Cambria Math"/>
                        </w:rPr>
                      </m:ctrlPr>
                    </m:fPr>
                    <m:num>
                      <m:r>
                        <w:rPr>
                          <w:rFonts w:ascii="Cambria Math" w:hAnsi="Cambria Math"/>
                        </w:rPr>
                        <m:t>∂z</m:t>
                      </m:r>
                    </m:num>
                    <m:den>
                      <m:r>
                        <w:rPr>
                          <w:rFonts w:ascii="Cambria Math" w:hAnsi="Cambria Math"/>
                        </w:rPr>
                        <m:t>∂y</m:t>
                      </m:r>
                    </m:den>
                  </m:f>
                  <m:r>
                    <w:rPr>
                      <w:rFonts w:ascii="Cambria Math" w:hAnsi="Cambria Math"/>
                    </w:rPr>
                    <m:t>cot</m:t>
                  </m:r>
                  <m:d>
                    <m:dPr>
                      <m:ctrlPr>
                        <w:rPr>
                          <w:rFonts w:ascii="Cambria Math" w:hAnsi="Cambria Math"/>
                          <w:i/>
                        </w:rPr>
                      </m:ctrlPr>
                    </m:dPr>
                    <m:e>
                      <m:sSub>
                        <m:sSubPr>
                          <m:ctrlPr>
                            <w:rPr>
                              <w:rFonts w:ascii="Cambria Math" w:hAnsi="Cambria Math"/>
                            </w:rPr>
                          </m:ctrlPr>
                        </m:sSubPr>
                        <m:e>
                          <m:r>
                            <w:rPr>
                              <w:rFonts w:ascii="Cambria Math" w:hAnsi="Cambria Math"/>
                            </w:rPr>
                            <m:t>ψ</m:t>
                          </m:r>
                        </m:e>
                        <m:sub>
                          <m:r>
                            <w:rPr>
                              <w:rFonts w:ascii="Cambria Math" w:hAnsi="Cambria Math"/>
                            </w:rPr>
                            <m:t>a</m:t>
                          </m:r>
                        </m:sub>
                      </m:sSub>
                    </m:e>
                  </m:d>
                </m:e>
              </m:mr>
              <m:mr>
                <m:e>
                  <m:f>
                    <m:fPr>
                      <m:ctrlPr>
                        <w:rPr>
                          <w:rFonts w:ascii="Cambria Math" w:hAnsi="Cambria Math"/>
                        </w:rPr>
                      </m:ctrlPr>
                    </m:fPr>
                    <m:num>
                      <m:r>
                        <w:rPr>
                          <w:rFonts w:ascii="Cambria Math" w:hAnsi="Cambria Math"/>
                        </w:rPr>
                        <m:t>∂z</m:t>
                      </m:r>
                    </m:num>
                    <m:den>
                      <m:r>
                        <w:rPr>
                          <w:rFonts w:ascii="Cambria Math" w:hAnsi="Cambria Math"/>
                        </w:rPr>
                        <m:t>∂x</m:t>
                      </m:r>
                    </m:den>
                  </m:f>
                  <m:r>
                    <w:rPr>
                      <w:rFonts w:ascii="Cambria Math" w:hAnsi="Cambria Math"/>
                    </w:rPr>
                    <m:t>cot</m:t>
                  </m:r>
                  <m:d>
                    <m:dPr>
                      <m:ctrlPr>
                        <w:rPr>
                          <w:rFonts w:ascii="Cambria Math" w:hAnsi="Cambria Math"/>
                          <w:i/>
                        </w:rPr>
                      </m:ctrlPr>
                    </m:dPr>
                    <m:e>
                      <m:sSub>
                        <m:sSubPr>
                          <m:ctrlPr>
                            <w:rPr>
                              <w:rFonts w:ascii="Cambria Math" w:hAnsi="Cambria Math"/>
                            </w:rPr>
                          </m:ctrlPr>
                        </m:sSubPr>
                        <m:e>
                          <m:r>
                            <w:rPr>
                              <w:rFonts w:ascii="Cambria Math" w:hAnsi="Cambria Math"/>
                            </w:rPr>
                            <m:t>ψ</m:t>
                          </m:r>
                        </m:e>
                        <m:sub>
                          <m:r>
                            <w:rPr>
                              <w:rFonts w:ascii="Cambria Math" w:hAnsi="Cambria Math"/>
                            </w:rPr>
                            <m:t>d</m:t>
                          </m:r>
                        </m:sub>
                      </m:sSub>
                    </m:e>
                  </m:d>
                </m:e>
                <m:e>
                  <m:f>
                    <m:fPr>
                      <m:ctrlPr>
                        <w:rPr>
                          <w:rFonts w:ascii="Cambria Math" w:hAnsi="Cambria Math"/>
                        </w:rPr>
                      </m:ctrlPr>
                    </m:fPr>
                    <m:num>
                      <m:r>
                        <w:rPr>
                          <w:rFonts w:ascii="Cambria Math" w:hAnsi="Cambria Math"/>
                        </w:rPr>
                        <m:t>∂z</m:t>
                      </m:r>
                    </m:num>
                    <m:den>
                      <m:r>
                        <w:rPr>
                          <w:rFonts w:ascii="Cambria Math" w:hAnsi="Cambria Math"/>
                        </w:rPr>
                        <m:t>∂y</m:t>
                      </m:r>
                    </m:den>
                  </m:f>
                  <m:r>
                    <w:rPr>
                      <w:rFonts w:ascii="Cambria Math" w:hAnsi="Cambria Math"/>
                    </w:rPr>
                    <m:t>cot</m:t>
                  </m:r>
                  <m:d>
                    <m:dPr>
                      <m:ctrlPr>
                        <w:rPr>
                          <w:rFonts w:ascii="Cambria Math" w:hAnsi="Cambria Math"/>
                          <w:i/>
                        </w:rPr>
                      </m:ctrlPr>
                    </m:dPr>
                    <m:e>
                      <m:sSub>
                        <m:sSubPr>
                          <m:ctrlPr>
                            <w:rPr>
                              <w:rFonts w:ascii="Cambria Math" w:hAnsi="Cambria Math"/>
                            </w:rPr>
                          </m:ctrlPr>
                        </m:sSubPr>
                        <m:e>
                          <m:r>
                            <w:rPr>
                              <w:rFonts w:ascii="Cambria Math" w:hAnsi="Cambria Math"/>
                            </w:rPr>
                            <m:t>ψ</m:t>
                          </m:r>
                        </m:e>
                        <m:sub>
                          <m:r>
                            <w:rPr>
                              <w:rFonts w:ascii="Cambria Math" w:hAnsi="Cambria Math"/>
                            </w:rPr>
                            <m:t>d</m:t>
                          </m:r>
                        </m:sub>
                      </m:sSub>
                    </m:e>
                  </m:d>
                </m:e>
              </m:mr>
            </m:m>
          </m:e>
        </m:d>
      </m:oMath>
      <w:r w:rsidRPr="00A50045">
        <w:t>.</w:t>
      </w:r>
    </w:p>
    <w:p w14:paraId="7DDCF6AC" w14:textId="77777777" w:rsidR="001F7D87" w:rsidRPr="000F123F" w:rsidRDefault="001F7D87" w:rsidP="001F7D87">
      <w:pPr>
        <w:pStyle w:val="NormalNoIndent"/>
      </w:pPr>
      <w:r>
        <w:t xml:space="preserve">In the equations quantities are as defined above with subscripts </w:t>
      </w:r>
      <w:r w:rsidRPr="00D24061">
        <w:rPr>
          <w:i/>
        </w:rPr>
        <w:t>a</w:t>
      </w:r>
      <w:r>
        <w:t xml:space="preserve"> and </w:t>
      </w:r>
      <w:r w:rsidRPr="00D24061">
        <w:rPr>
          <w:i/>
        </w:rPr>
        <w:t>d</w:t>
      </w:r>
      <w:r>
        <w:t xml:space="preserve"> to indicate whether they are from an ascending or descending pass, respectively. The angles </w:t>
      </w:r>
      <m:oMath>
        <m:r>
          <w:rPr>
            <w:rFonts w:ascii="Cambria Math" w:hAnsi="Cambria Math"/>
          </w:rPr>
          <m:t>α</m:t>
        </m:r>
      </m:oMath>
      <w:r>
        <w:t xml:space="preserve"> and </w:t>
      </w:r>
      <m:oMath>
        <m:r>
          <w:rPr>
            <w:rFonts w:ascii="Cambria Math" w:hAnsi="Cambria Math"/>
          </w:rPr>
          <m:t>β</m:t>
        </m:r>
      </m:oMath>
      <w:r>
        <w:t xml:space="preserve"> are defined in Figure 4. The incidence angles, </w:t>
      </w:r>
      <m:oMath>
        <m:sSub>
          <m:sSubPr>
            <m:ctrlPr>
              <w:rPr>
                <w:rFonts w:ascii="Cambria Math" w:hAnsi="Cambria Math"/>
              </w:rPr>
            </m:ctrlPr>
          </m:sSubPr>
          <m:e>
            <m:r>
              <w:rPr>
                <w:rFonts w:ascii="Cambria Math" w:hAnsi="Cambria Math"/>
              </w:rPr>
              <m:t>ψ</m:t>
            </m:r>
          </m:e>
          <m:sub>
            <m:r>
              <w:rPr>
                <w:rFonts w:ascii="Cambria Math" w:hAnsi="Cambria Math"/>
              </w:rPr>
              <m:t>a</m:t>
            </m:r>
          </m:sub>
        </m:sSub>
      </m:oMath>
      <w:r>
        <w:t xml:space="preserve"> are </w:t>
      </w:r>
      <m:oMath>
        <m:sSub>
          <m:sSubPr>
            <m:ctrlPr>
              <w:rPr>
                <w:rFonts w:ascii="Cambria Math" w:hAnsi="Cambria Math"/>
              </w:rPr>
            </m:ctrlPr>
          </m:sSubPr>
          <m:e>
            <m:r>
              <w:rPr>
                <w:rFonts w:ascii="Cambria Math" w:hAnsi="Cambria Math"/>
              </w:rPr>
              <m:t>ψ</m:t>
            </m:r>
          </m:e>
          <m:sub>
            <m:r>
              <w:rPr>
                <w:rFonts w:ascii="Cambria Math" w:hAnsi="Cambria Math"/>
              </w:rPr>
              <m:t>d</m:t>
            </m:r>
          </m:sub>
        </m:sSub>
      </m:oMath>
      <w:r>
        <w:t xml:space="preserve">, are defined relative to an ellipsoidal Earth. A detailed derivation of these equations is given by Joughin et al. </w:t>
      </w:r>
      <w:commentRangeStart w:id="35"/>
      <w:commentRangeStart w:id="36"/>
      <w:r>
        <w:fldChar w:fldCharType="begin"/>
      </w:r>
      <w:r w:rsidR="003F4381">
        <w:instrText xml:space="preserve"> ADDIN PAPERS2_CITATIONS &lt;citation&gt;&lt;uuid&gt;39EEF57A-B98C-4592-B779-870A8EBBCF5F&lt;/uuid&gt;&lt;priority&gt;0&lt;/priority&gt;&lt;publications&gt;&lt;publication&gt;&lt;volume&gt;36&lt;/volume&gt;&lt;publication_date&gt;99199801001200000000220000&lt;/publication_date&gt;&lt;number&gt;1&lt;/number&gt;&lt;startpage&gt;25&lt;/startpage&gt;&lt;title&gt;Interferometric estimation of three-dimensional ice-flow using ascending and descending passes&lt;/title&gt;&lt;uuid&gt;7D1A1794-3FD6-4DBE-BEF8-8BB66627C053&lt;/uuid&gt;&lt;subtype&gt;400&lt;/subtype&gt;&lt;endpage&gt;37&lt;/endpage&gt;&lt;type&gt;400&lt;/type&gt;&lt;citekey&gt;Joughin:1998p1290&lt;/citekey&gt;&lt;url&gt;http://gateway.webofknowledge.com/gateway/Gateway.cgi?GWVersion=2&amp;amp;SrcAuth=mekentosj&amp;amp;SrcApp=Papers&amp;amp;DestLinkType=FullRecord&amp;amp;DestApp=WOS&amp;amp;KeyUT=000071615500003&lt;/url&gt;&lt;bundle&gt;&lt;publication&gt;&lt;publisher&gt;IEEE&lt;/publisher&gt;&lt;title&gt;IEEE Transactions On Geoscience And Remote Sensing&lt;/title&gt;&lt;type&gt;-100&lt;/type&gt;&lt;subtype&gt;-100&lt;/subtype&gt;&lt;uuid&gt;88BBC254-0626-4AC4-A5F9-7A52C2592003&lt;/uuid&gt;&lt;/publication&gt;&lt;/bundle&gt;&lt;authors&gt;&lt;author&gt;&lt;firstName&gt;I&lt;/firstName&gt;&lt;middleNames&gt;R&lt;/middleNames&gt;&lt;lastName&gt;Joughin&lt;/lastName&gt;&lt;/author&gt;&lt;author&gt;&lt;firstName&gt;R&lt;/firstName&gt;&lt;lastName&gt;Kwok&lt;/lastName&gt;&lt;/author&gt;&lt;author&gt;&lt;firstName&gt;M&lt;/firstName&gt;&lt;middleNames&gt;A&lt;/middleNames&gt;&lt;lastName&gt;Fahnestock&lt;/lastName&gt;&lt;/author&gt;&lt;/authors&gt;&lt;/publication&gt;&lt;/publications&gt;&lt;cites&gt;&lt;cite&gt;&lt;suppress&gt;A&lt;/suppress&gt;&lt;/cite&gt;&lt;/cites&gt;&lt;/citation&gt;</w:instrText>
      </w:r>
      <w:r>
        <w:fldChar w:fldCharType="separate"/>
      </w:r>
      <w:r>
        <w:rPr>
          <w:rFonts w:cs="Cambria"/>
        </w:rPr>
        <w:t>[1998]</w:t>
      </w:r>
      <w:r>
        <w:fldChar w:fldCharType="end"/>
      </w:r>
      <w:commentRangeEnd w:id="35"/>
      <w:r w:rsidR="008401A4">
        <w:rPr>
          <w:rStyle w:val="CommentReference"/>
        </w:rPr>
        <w:commentReference w:id="35"/>
      </w:r>
      <w:commentRangeEnd w:id="36"/>
      <w:r w:rsidR="008401A4">
        <w:rPr>
          <w:rStyle w:val="CommentReference"/>
        </w:rPr>
        <w:commentReference w:id="36"/>
      </w:r>
      <w:r>
        <w:t>.</w:t>
      </w:r>
    </w:p>
    <w:p w14:paraId="20F01002" w14:textId="77777777" w:rsidR="001F7D87" w:rsidRDefault="001F7D87" w:rsidP="001F7D87">
      <w:pPr>
        <w:pStyle w:val="Heading2"/>
      </w:pPr>
      <w:bookmarkStart w:id="37" w:name="_Toc507746017"/>
      <w:r>
        <w:rPr>
          <w:noProof/>
          <w:lang w:eastAsia="en-US"/>
        </w:rPr>
        <w:lastRenderedPageBreak/>
        <mc:AlternateContent>
          <mc:Choice Requires="wps">
            <w:drawing>
              <wp:anchor distT="0" distB="0" distL="114300" distR="114300" simplePos="0" relativeHeight="251661312" behindDoc="0" locked="0" layoutInCell="0" allowOverlap="0" wp14:anchorId="4B302993" wp14:editId="11B7D42E">
                <wp:simplePos x="0" y="0"/>
                <wp:positionH relativeFrom="column">
                  <wp:align>center</wp:align>
                </wp:positionH>
                <wp:positionV relativeFrom="margin">
                  <wp:align>top</wp:align>
                </wp:positionV>
                <wp:extent cx="5486400" cy="563562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486400" cy="563581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A9508C" w14:textId="77777777" w:rsidR="008401A4" w:rsidRDefault="008401A4" w:rsidP="001F7D87">
                            <w:pPr>
                              <w:jc w:val="center"/>
                              <w:rPr>
                                <w:ins w:id="38" w:author="ian joughin" w:date="2020-06-24T10:58:00Z"/>
                              </w:rPr>
                            </w:pPr>
                            <w:del w:id="39" w:author="ian joughin" w:date="2020-06-24T10:55:00Z">
                              <w:r w:rsidDel="008401A4">
                                <w:rPr>
                                  <w:noProof/>
                                  <w:lang w:eastAsia="en-US"/>
                                </w:rPr>
                                <w:drawing>
                                  <wp:inline distT="0" distB="0" distL="0" distR="0" wp14:anchorId="5746F9BA" wp14:editId="58E733A7">
                                    <wp:extent cx="2383521" cy="2697453"/>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glesFigure3D.png"/>
                                            <pic:cNvPicPr/>
                                          </pic:nvPicPr>
                                          <pic:blipFill>
                                            <a:blip r:embed="rId18">
                                              <a:extLst>
                                                <a:ext uri="{28A0092B-C50C-407E-A947-70E740481C1C}">
                                                  <a14:useLocalDpi xmlns:a14="http://schemas.microsoft.com/office/drawing/2010/main" val="0"/>
                                                </a:ext>
                                              </a:extLst>
                                            </a:blip>
                                            <a:stretch>
                                              <a:fillRect/>
                                            </a:stretch>
                                          </pic:blipFill>
                                          <pic:spPr>
                                            <a:xfrm>
                                              <a:off x="0" y="0"/>
                                              <a:ext cx="2394599" cy="2709990"/>
                                            </a:xfrm>
                                            <a:prstGeom prst="rect">
                                              <a:avLst/>
                                            </a:prstGeom>
                                          </pic:spPr>
                                        </pic:pic>
                                      </a:graphicData>
                                    </a:graphic>
                                  </wp:inline>
                                </w:drawing>
                              </w:r>
                            </w:del>
                            <w:ins w:id="40" w:author="ian joughin" w:date="2020-06-24T10:57:00Z">
                              <w:r>
                                <w:rPr>
                                  <w:noProof/>
                                </w:rPr>
                                <w:drawing>
                                  <wp:inline distT="0" distB="0" distL="0" distR="0" wp14:anchorId="38B57AC4" wp14:editId="253376AA">
                                    <wp:extent cx="3383915" cy="4086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glesFigure3D.png"/>
                                            <pic:cNvPicPr/>
                                          </pic:nvPicPr>
                                          <pic:blipFill>
                                            <a:blip r:embed="rId19">
                                              <a:extLst>
                                                <a:ext uri="{28A0092B-C50C-407E-A947-70E740481C1C}">
                                                  <a14:useLocalDpi xmlns:a14="http://schemas.microsoft.com/office/drawing/2010/main" val="0"/>
                                                </a:ext>
                                              </a:extLst>
                                            </a:blip>
                                            <a:stretch>
                                              <a:fillRect/>
                                            </a:stretch>
                                          </pic:blipFill>
                                          <pic:spPr>
                                            <a:xfrm>
                                              <a:off x="0" y="0"/>
                                              <a:ext cx="3383915" cy="4086860"/>
                                            </a:xfrm>
                                            <a:prstGeom prst="rect">
                                              <a:avLst/>
                                            </a:prstGeom>
                                          </pic:spPr>
                                        </pic:pic>
                                      </a:graphicData>
                                    </a:graphic>
                                  </wp:inline>
                                </w:drawing>
                              </w:r>
                            </w:ins>
                          </w:p>
                          <w:p w14:paraId="6C83C620" w14:textId="77777777" w:rsidR="008401A4" w:rsidRDefault="008401A4" w:rsidP="001F7D87">
                            <w:pPr>
                              <w:jc w:val="center"/>
                            </w:pPr>
                          </w:p>
                          <w:p w14:paraId="1654AD78" w14:textId="77777777" w:rsidR="008401A4" w:rsidRDefault="008401A4" w:rsidP="00327F7B">
                            <w:pPr>
                              <w:pStyle w:val="FigureCaption"/>
                            </w:pPr>
                            <w:r>
                              <w:t>Figure 4. Definition of angles used in the computation of horizontal velocities from ascending and descending orbits. The angle between the polar stereographic x-axis and the local along-track direction is denoted by</w:t>
                            </w:r>
                            <m:oMath>
                              <m:r>
                                <w:rPr>
                                  <w:rFonts w:ascii="Cambria Math" w:hAnsi="Cambria Math"/>
                                </w:rPr>
                                <m:t xml:space="preserve"> </m:t>
                              </m:r>
                              <m:r>
                                <w:ins w:id="41" w:author="ian joughin" w:date="2020-06-24T10:58:00Z">
                                  <w:rPr>
                                    <w:rFonts w:ascii="Cambria Math" w:hAnsi="Cambria Math"/>
                                  </w:rPr>
                                  <m:t>β</m:t>
                                </w:ins>
                              </m:r>
                            </m:oMath>
                            <w:ins w:id="42" w:author="ian joughin" w:date="2020-06-24T10:59:00Z">
                              <w:r>
                                <w:t xml:space="preserve"> </w:t>
                              </w:r>
                            </w:ins>
                            <m:oMath>
                              <m:r>
                                <w:del w:id="43" w:author="ian joughin" w:date="2020-06-24T10:58:00Z">
                                  <w:rPr>
                                    <w:rFonts w:ascii="Cambria Math" w:hAnsi="Cambria Math"/>
                                  </w:rPr>
                                  <m:t>α</m:t>
                                </w:del>
                              </m:r>
                            </m:oMath>
                            <w:del w:id="44" w:author="ian joughin" w:date="2020-06-24T10:58:00Z">
                              <w:r w:rsidDel="008401A4">
                                <w:delText xml:space="preserve"> </w:delText>
                              </w:r>
                            </w:del>
                            <w:r>
                              <w:t xml:space="preserve">and the angle between the ascending and descending along-track directions by </w:t>
                            </w:r>
                            <m:oMath>
                              <m:r>
                                <w:ins w:id="45" w:author="ian joughin" w:date="2020-06-24T10:58:00Z">
                                  <w:rPr>
                                    <w:rFonts w:ascii="Cambria Math" w:hAnsi="Cambria Math"/>
                                  </w:rPr>
                                  <m:t>α</m:t>
                                </w:ins>
                              </m:r>
                              <m:r>
                                <w:del w:id="46" w:author="ian joughin" w:date="2020-06-24T10:58:00Z">
                                  <w:rPr>
                                    <w:rFonts w:ascii="Cambria Math" w:hAnsi="Cambria Math"/>
                                  </w:rPr>
                                  <m:t>β</m:t>
                                </w:del>
                              </m:r>
                              <m:r>
                                <w:rPr>
                                  <w:rFonts w:ascii="Cambria Math" w:hAnsi="Cambria Math"/>
                                </w:rPr>
                                <m:t>.</m:t>
                              </m:r>
                            </m:oMath>
                            <w:r>
                              <w:t xml:space="preserve"> In the Southern Hemisphere angles are determined relative to South.</w:t>
                            </w:r>
                          </w:p>
                          <w:p w14:paraId="498F812D" w14:textId="77777777" w:rsidR="008401A4" w:rsidRDefault="008401A4" w:rsidP="001F7D87">
                            <w:pPr>
                              <w:pStyle w:val="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02993" id="Text Box 7" o:spid="_x0000_s1029" type="#_x0000_t202" style="position:absolute;left:0;text-align:left;margin-left:0;margin-top:0;width:6in;height:443.75pt;z-index:251661312;visibility:visible;mso-wrap-style:square;mso-width-percent:0;mso-height-percent:0;mso-wrap-distance-left:9pt;mso-wrap-distance-top:0;mso-wrap-distance-right:9pt;mso-wrap-distance-bottom:0;mso-position-horizontal:center;mso-position-horizontal-relative:text;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" o:allowincell="f" o:allowoverlap="f" filled="f" stroked="f">
                <v:textbox>
                  <w:txbxContent>
                    <w:p w14:paraId="1AA9508C" w14:textId="77777777" w:rsidR="008401A4" w:rsidRDefault="008401A4" w:rsidP="001F7D87">
                      <w:pPr>
                        <w:jc w:val="center"/>
                        <w:rPr>
                          <w:ins w:id="47" w:author="ian joughin" w:date="2020-06-24T10:58:00Z"/>
                        </w:rPr>
                      </w:pPr>
                      <w:del w:id="48" w:author="ian joughin" w:date="2020-06-24T10:55:00Z">
                        <w:r w:rsidDel="008401A4">
                          <w:rPr>
                            <w:noProof/>
                            <w:lang w:eastAsia="en-US"/>
                          </w:rPr>
                          <w:drawing>
                            <wp:inline distT="0" distB="0" distL="0" distR="0" wp14:anchorId="5746F9BA" wp14:editId="58E733A7">
                              <wp:extent cx="2383521" cy="2697453"/>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glesFigure3D.png"/>
                                      <pic:cNvPicPr/>
                                    </pic:nvPicPr>
                                    <pic:blipFill>
                                      <a:blip r:embed="rId18">
                                        <a:extLst>
                                          <a:ext uri="{28A0092B-C50C-407E-A947-70E740481C1C}">
                                            <a14:useLocalDpi xmlns:a14="http://schemas.microsoft.com/office/drawing/2010/main" val="0"/>
                                          </a:ext>
                                        </a:extLst>
                                      </a:blip>
                                      <a:stretch>
                                        <a:fillRect/>
                                      </a:stretch>
                                    </pic:blipFill>
                                    <pic:spPr>
                                      <a:xfrm>
                                        <a:off x="0" y="0"/>
                                        <a:ext cx="2394599" cy="2709990"/>
                                      </a:xfrm>
                                      <a:prstGeom prst="rect">
                                        <a:avLst/>
                                      </a:prstGeom>
                                    </pic:spPr>
                                  </pic:pic>
                                </a:graphicData>
                              </a:graphic>
                            </wp:inline>
                          </w:drawing>
                        </w:r>
                      </w:del>
                      <w:ins w:id="49" w:author="ian joughin" w:date="2020-06-24T10:57:00Z">
                        <w:r>
                          <w:rPr>
                            <w:noProof/>
                          </w:rPr>
                          <w:drawing>
                            <wp:inline distT="0" distB="0" distL="0" distR="0" wp14:anchorId="38B57AC4" wp14:editId="253376AA">
                              <wp:extent cx="3383915" cy="4086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glesFigure3D.png"/>
                                      <pic:cNvPicPr/>
                                    </pic:nvPicPr>
                                    <pic:blipFill>
                                      <a:blip r:embed="rId19">
                                        <a:extLst>
                                          <a:ext uri="{28A0092B-C50C-407E-A947-70E740481C1C}">
                                            <a14:useLocalDpi xmlns:a14="http://schemas.microsoft.com/office/drawing/2010/main" val="0"/>
                                          </a:ext>
                                        </a:extLst>
                                      </a:blip>
                                      <a:stretch>
                                        <a:fillRect/>
                                      </a:stretch>
                                    </pic:blipFill>
                                    <pic:spPr>
                                      <a:xfrm>
                                        <a:off x="0" y="0"/>
                                        <a:ext cx="3383915" cy="4086860"/>
                                      </a:xfrm>
                                      <a:prstGeom prst="rect">
                                        <a:avLst/>
                                      </a:prstGeom>
                                    </pic:spPr>
                                  </pic:pic>
                                </a:graphicData>
                              </a:graphic>
                            </wp:inline>
                          </w:drawing>
                        </w:r>
                      </w:ins>
                    </w:p>
                    <w:p w14:paraId="6C83C620" w14:textId="77777777" w:rsidR="008401A4" w:rsidRDefault="008401A4" w:rsidP="001F7D87">
                      <w:pPr>
                        <w:jc w:val="center"/>
                      </w:pPr>
                    </w:p>
                    <w:p w14:paraId="1654AD78" w14:textId="77777777" w:rsidR="008401A4" w:rsidRDefault="008401A4" w:rsidP="00327F7B">
                      <w:pPr>
                        <w:pStyle w:val="FigureCaption"/>
                      </w:pPr>
                      <w:r>
                        <w:t>Figure 4. Definition of angles used in the computation of horizontal velocities from ascending and descending orbits. The angle between the polar stereographic x-axis and the local along-track direction is denoted by</w:t>
                      </w:r>
                      <m:oMath>
                        <m:r>
                          <w:rPr>
                            <w:rFonts w:ascii="Cambria Math" w:hAnsi="Cambria Math"/>
                          </w:rPr>
                          <m:t xml:space="preserve"> </m:t>
                        </m:r>
                        <m:r>
                          <w:ins w:id="50" w:author="ian joughin" w:date="2020-06-24T10:58:00Z">
                            <w:rPr>
                              <w:rFonts w:ascii="Cambria Math" w:hAnsi="Cambria Math"/>
                            </w:rPr>
                            <m:t>β</m:t>
                          </w:ins>
                        </m:r>
                      </m:oMath>
                      <w:ins w:id="51" w:author="ian joughin" w:date="2020-06-24T10:59:00Z">
                        <w:r>
                          <w:t xml:space="preserve"> </w:t>
                        </w:r>
                      </w:ins>
                      <m:oMath>
                        <m:r>
                          <w:del w:id="52" w:author="ian joughin" w:date="2020-06-24T10:58:00Z">
                            <w:rPr>
                              <w:rFonts w:ascii="Cambria Math" w:hAnsi="Cambria Math"/>
                            </w:rPr>
                            <m:t>α</m:t>
                          </w:del>
                        </m:r>
                      </m:oMath>
                      <w:del w:id="53" w:author="ian joughin" w:date="2020-06-24T10:58:00Z">
                        <w:r w:rsidDel="008401A4">
                          <w:delText xml:space="preserve"> </w:delText>
                        </w:r>
                      </w:del>
                      <w:r>
                        <w:t xml:space="preserve">and the angle between the ascending and descending along-track directions by </w:t>
                      </w:r>
                      <m:oMath>
                        <m:r>
                          <w:ins w:id="54" w:author="ian joughin" w:date="2020-06-24T10:58:00Z">
                            <w:rPr>
                              <w:rFonts w:ascii="Cambria Math" w:hAnsi="Cambria Math"/>
                            </w:rPr>
                            <m:t>α</m:t>
                          </w:ins>
                        </m:r>
                        <m:r>
                          <w:del w:id="55" w:author="ian joughin" w:date="2020-06-24T10:58:00Z">
                            <w:rPr>
                              <w:rFonts w:ascii="Cambria Math" w:hAnsi="Cambria Math"/>
                            </w:rPr>
                            <m:t>β</m:t>
                          </w:del>
                        </m:r>
                        <m:r>
                          <w:rPr>
                            <w:rFonts w:ascii="Cambria Math" w:hAnsi="Cambria Math"/>
                          </w:rPr>
                          <m:t>.</m:t>
                        </m:r>
                      </m:oMath>
                      <w:r>
                        <w:t xml:space="preserve"> In the Southern Hemisphere angles are determined relative to South.</w:t>
                      </w:r>
                    </w:p>
                    <w:p w14:paraId="498F812D" w14:textId="77777777" w:rsidR="008401A4" w:rsidRDefault="008401A4" w:rsidP="001F7D87">
                      <w:pPr>
                        <w:pStyle w:val="FigureCaption"/>
                      </w:pPr>
                    </w:p>
                  </w:txbxContent>
                </v:textbox>
                <w10:wrap type="square" anchory="margin"/>
              </v:shape>
            </w:pict>
          </mc:Fallback>
        </mc:AlternateContent>
      </w:r>
      <w:r>
        <w:t>Ice Velocity Derived from Speckle Tracking from Crossing Orbits with Surface-Parallel Flow</w:t>
      </w:r>
      <w:bookmarkEnd w:id="37"/>
    </w:p>
    <w:p w14:paraId="34A2E961" w14:textId="77777777" w:rsidR="001F7D87" w:rsidRPr="00DD38C0" w:rsidRDefault="001F7D87" w:rsidP="001F7D87">
      <w:commentRangeStart w:id="56"/>
      <w:r>
        <w:t>As</w:t>
      </w:r>
      <w:commentRangeEnd w:id="56"/>
      <w:r w:rsidR="008401A4">
        <w:rPr>
          <w:rStyle w:val="CommentReference"/>
        </w:rPr>
        <w:commentReference w:id="56"/>
      </w:r>
      <w:r>
        <w:t xml:space="preserve"> described above, the ionosphere may introduce unacceptably large errors in some azimuth offset estimates. Range offsets are much less sensitive to ionospheric errors, so when range offsets are combined from crossing orbits, they can produce far less noisy velocity estimates. Such horizontal velocity estimates can be determined from range-offsets with the same methods as for interferometric phase. This measurement is made by replacing</w:t>
      </w:r>
      <m:oMath>
        <m:r>
          <w:rPr>
            <w:rFonts w:ascii="Cambria Math" w:hAnsi="Cambria Math"/>
          </w:rPr>
          <m:t xml:space="preserve"> </m:t>
        </m:r>
        <m:f>
          <m:fPr>
            <m:ctrlPr>
              <w:rPr>
                <w:rFonts w:ascii="Cambria Math" w:hAnsi="Cambria Math"/>
              </w:rPr>
            </m:ctrlPr>
          </m:fPr>
          <m:num>
            <m:r>
              <w:rPr>
                <w:rFonts w:ascii="Cambria Math" w:hAnsi="Cambria Math"/>
              </w:rPr>
              <m:t xml:space="preserve"> </m:t>
            </m:r>
            <m:sSub>
              <m:sSubPr>
                <m:ctrlPr>
                  <w:rPr>
                    <w:rFonts w:ascii="Cambria Math" w:hAnsi="Cambria Math"/>
                  </w:rPr>
                </m:ctrlPr>
              </m:sSubPr>
              <m:e>
                <m:r>
                  <m:rPr>
                    <m:sty m:val="p"/>
                  </m:rPr>
                  <w:rPr>
                    <w:rFonts w:ascii="Cambria Math" w:hAnsi="Cambria Math"/>
                  </w:rPr>
                  <m:t>λ</m:t>
                </m:r>
              </m:e>
              <m:sub>
                <m:r>
                  <w:rPr>
                    <w:rFonts w:ascii="Cambria Math" w:hAnsi="Cambria Math"/>
                  </w:rPr>
                  <m:t>a</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ϕ</m:t>
                    </m:r>
                  </m:e>
                </m:acc>
              </m:e>
              <m:sub>
                <m:r>
                  <w:rPr>
                    <w:rFonts w:ascii="Cambria Math" w:hAnsi="Cambria Math"/>
                  </w:rPr>
                  <m:t>a</m:t>
                </m:r>
              </m:sub>
            </m:sSub>
          </m:num>
          <m:den>
            <m:r>
              <m:rPr>
                <m:sty m:val="p"/>
              </m:rPr>
              <w:rPr>
                <w:rFonts w:ascii="Cambria Math" w:hAnsi="Cambria Math"/>
              </w:rPr>
              <m:t>4π</m:t>
            </m:r>
          </m:den>
        </m:f>
      </m:oMath>
      <w:r>
        <w:t xml:space="preserve">  and </w:t>
      </w:r>
      <m:oMath>
        <m:f>
          <m:fPr>
            <m:ctrlPr>
              <w:rPr>
                <w:rFonts w:ascii="Cambria Math" w:hAnsi="Cambria Math"/>
              </w:rPr>
            </m:ctrlPr>
          </m:fPr>
          <m:num>
            <m:r>
              <w:rPr>
                <w:rFonts w:ascii="Cambria Math" w:hAnsi="Cambria Math"/>
              </w:rPr>
              <m:t xml:space="preserve"> </m:t>
            </m:r>
            <m:sSub>
              <m:sSubPr>
                <m:ctrlPr>
                  <w:rPr>
                    <w:rFonts w:ascii="Cambria Math" w:hAnsi="Cambria Math"/>
                  </w:rPr>
                </m:ctrlPr>
              </m:sSubPr>
              <m:e>
                <m:r>
                  <m:rPr>
                    <m:sty m:val="p"/>
                  </m:rPr>
                  <w:rPr>
                    <w:rFonts w:ascii="Cambria Math" w:hAnsi="Cambria Math"/>
                  </w:rPr>
                  <m:t>λ</m:t>
                </m:r>
              </m:e>
              <m:sub>
                <m:r>
                  <w:rPr>
                    <w:rFonts w:ascii="Cambria Math" w:hAnsi="Cambria Math"/>
                  </w:rPr>
                  <m:t>d</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ϕ</m:t>
                    </m:r>
                  </m:e>
                </m:acc>
              </m:e>
              <m:sub>
                <m:r>
                  <w:rPr>
                    <w:rFonts w:ascii="Cambria Math" w:hAnsi="Cambria Math"/>
                  </w:rPr>
                  <m:t>d</m:t>
                </m:r>
              </m:sub>
            </m:sSub>
          </m:num>
          <m:den>
            <m:r>
              <m:rPr>
                <m:sty m:val="p"/>
              </m:rPr>
              <w:rPr>
                <w:rFonts w:ascii="Cambria Math" w:hAnsi="Cambria Math"/>
              </w:rPr>
              <m:t>4π</m:t>
            </m:r>
          </m:den>
        </m:f>
        <m:r>
          <w:rPr>
            <w:rFonts w:ascii="Cambria Math" w:hAnsi="Cambria Math"/>
          </w:rPr>
          <m:t xml:space="preserve"> </m:t>
        </m:r>
      </m:oMath>
      <w:r>
        <w:t xml:space="preserve">in Equation </w:t>
      </w:r>
      <w:r>
        <w:fldChar w:fldCharType="begin"/>
      </w:r>
      <w:r>
        <w:instrText xml:space="preserve"> REF _Ref443987262 \r \h </w:instrText>
      </w:r>
      <w:r>
        <w:fldChar w:fldCharType="separate"/>
      </w:r>
      <w:r>
        <w:t>(15)</w:t>
      </w:r>
      <w:r>
        <w:fldChar w:fldCharType="end"/>
      </w:r>
      <w:r>
        <w:t xml:space="preserve"> with </w:t>
      </w:r>
      <m:oMath>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ρ,a</m:t>
            </m:r>
          </m:sub>
        </m:sSub>
      </m:oMath>
      <w:r>
        <w:t xml:space="preserve"> and </w:t>
      </w:r>
      <m:oMath>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ρ,d</m:t>
            </m:r>
          </m:sub>
        </m:sSub>
      </m:oMath>
      <w:r>
        <w:t xml:space="preserve">, where the </w:t>
      </w:r>
      <w:r w:rsidRPr="002F2148">
        <w:rPr>
          <w:i/>
        </w:rPr>
        <w:t>a</w:t>
      </w:r>
      <w:r>
        <w:t xml:space="preserve"> and </w:t>
      </w:r>
      <w:r w:rsidRPr="002F2148">
        <w:rPr>
          <w:i/>
        </w:rPr>
        <w:t>d</w:t>
      </w:r>
      <w:r>
        <w:t xml:space="preserve"> subscripts indicate the offsets for the ascending and descending orbits, respectively.</w:t>
      </w:r>
    </w:p>
    <w:p w14:paraId="68E0011B" w14:textId="77777777" w:rsidR="001F7D87" w:rsidRDefault="001F7D87" w:rsidP="001F7D87">
      <w:pPr>
        <w:pStyle w:val="Heading2"/>
      </w:pPr>
      <w:bookmarkStart w:id="57" w:name="_Toc507746018"/>
      <w:r>
        <w:lastRenderedPageBreak/>
        <w:t>Ice Velocity Mosaicking</w:t>
      </w:r>
      <w:bookmarkEnd w:id="57"/>
    </w:p>
    <w:p w14:paraId="749764F6" w14:textId="77777777" w:rsidR="001F7D87" w:rsidRPr="00CE6E6E" w:rsidRDefault="001F7D87" w:rsidP="001F7D87">
      <w:r>
        <w:t xml:space="preserve">The sections above describe how to measure velocity at a point given the relevant phase or offset data. Rather than point measurements, what is required for ice sheets are continental-scale mosaics stitched together from data derived from hundreds to thousands of SAR image pairs. Such algorithms are relatively mature and ice-sheet wide mosaics have already been produced from earlier sensors (e.g., Figures 1 and 2) </w:t>
      </w:r>
      <w:r>
        <w:fldChar w:fldCharType="begin"/>
      </w:r>
      <w:r w:rsidR="003F4381">
        <w:instrText xml:space="preserve"> ADDIN PAPERS2_CITATIONS &lt;citation&gt;&lt;uuid&gt;6956DA23-6E26-43D5-B7AC-3EC3545B8360&lt;/uuid&gt;&lt;priority&gt;0&lt;/priority&gt;&lt;publications&gt;&lt;publication&gt;&lt;uuid&gt;4FC12D6D-C149-488E-BBFD-778FA0566181&lt;/uuid&gt;&lt;volume&gt;56&lt;/volume&gt;&lt;startpage&gt;415&lt;/startpage&gt;&lt;publication_date&gt;99201000001200000000200000&lt;/publication_date&gt;&lt;url&gt;http://www.ingentaconnect.com/content/igsoc/jog/2010/00000056/00000197/art00005&lt;/url&gt;&lt;citekey&gt;Joughin:2010p1241&lt;/citekey&gt;&lt;type&gt;400&lt;/type&gt;&lt;title&gt;Greenland flow variability from ice-sheet-wide velocity mapping&lt;/title&gt;&lt;location&gt;200,5,47.6614244,-122.2683743&lt;/location&gt;&lt;institution&gt;Univ Washington, Polar Sci Ctr, Appl Phys Lab, Seattle, WA 98105 USA&lt;/institution&gt;&lt;number&gt;197&lt;/number&gt;&lt;subtype&gt;400&lt;/subtype&gt;&lt;endpage&gt;430&lt;/endpage&gt;&lt;bundle&gt;&lt;publication&gt;&lt;publisher&gt;International Glaciological Society&lt;/publisher&gt;&lt;title&gt;Journal Of Glaciology&lt;/title&gt;&lt;type&gt;-100&lt;/type&gt;&lt;subtype&gt;-100&lt;/subtype&gt;&lt;uuid&gt;15F728EC-1865-41CF-9ABE-50D6E76E1111&lt;/uuid&gt;&lt;/publication&gt;&lt;/bundle&gt;&lt;authors&gt;&lt;author&gt;&lt;firstName&gt;Ian&lt;/firstName&gt;&lt;lastName&gt;Joughin&lt;/lastName&gt;&lt;/author&gt;&lt;author&gt;&lt;firstName&gt;Ben&lt;/firstName&gt;&lt;middleNames&gt;E&lt;/middleNames&gt;&lt;lastName&gt;Smith&lt;/lastName&gt;&lt;/author&gt;&lt;author&gt;&lt;firstName&gt;Ian&lt;/firstName&gt;&lt;middleNames&gt;M&lt;/middleNames&gt;&lt;lastName&gt;Howat&lt;/lastName&gt;&lt;/author&gt;&lt;author&gt;&lt;firstName&gt;Ted&lt;/firstName&gt;&lt;lastName&gt;Scambos&lt;/lastName&gt;&lt;/author&gt;&lt;author&gt;&lt;firstName&gt;Twila&lt;/firstName&gt;&lt;lastName&gt;Moon&lt;/lastName&gt;&lt;/author&gt;&lt;/authors&gt;&lt;/publication&gt;&lt;publication&gt;&lt;volume&gt;333&lt;/volume&gt;&lt;publication_date&gt;99201109081200000000222000&lt;/publication_date&gt;&lt;number&gt;6048&lt;/number&gt;&lt;doi&gt;10.1126/science.1208336&lt;/doi&gt;&lt;startpage&gt;1427&lt;/startpage&gt;&lt;title&gt;Ice Flow of the Antarctic Ice Sheet&lt;/title&gt;&lt;uuid&gt;0EB04F8A-0065-4A55-9D99-BEA3BC7EB7BD&lt;/uuid&gt;&lt;subtype&gt;400&lt;/subtype&gt;&lt;endpage&gt;1430&lt;/endpage&gt;&lt;type&gt;400&lt;/type&gt;&lt;url&gt;http://www.sciencemag.org/cgi/doi/10.1126/science.1208336&lt;/url&gt;&lt;bundle&gt;&lt;publication&gt;&lt;publisher&gt;American Association for the Advancement of Science&lt;/publisher&gt;&lt;url&gt;http://www.sciencemag.org&lt;/url&gt;&lt;title&gt;Science&lt;/title&gt;&lt;type&gt;-100&lt;/type&gt;&lt;subtype&gt;-100&lt;/subtype&gt;&lt;uuid&gt;42F31FB6-B154-4CAD-B595-228255F8199F&lt;/uuid&gt;&lt;/publication&gt;&lt;/bundle&gt;&lt;authors&gt;&lt;author&gt;&lt;firstName&gt;E&lt;/firstName&gt;&lt;lastName&gt;Rignot&lt;/lastName&gt;&lt;/author&gt;&lt;author&gt;&lt;firstName&gt;J&lt;/firstName&gt;&lt;lastName&gt;Mouginot&lt;/lastName&gt;&lt;/author&gt;&lt;author&gt;&lt;firstName&gt;B&lt;/firstName&gt;&lt;lastName&gt;Scheuchl&lt;/lastName&gt;&lt;/author&gt;&lt;/authors&gt;&lt;/publication&gt;&lt;/publications&gt;&lt;cites&gt;&lt;/cites&gt;&lt;/citation&gt;</w:instrText>
      </w:r>
      <w:r>
        <w:fldChar w:fldCharType="separate"/>
      </w:r>
      <w:r>
        <w:rPr>
          <w:rFonts w:cs="Cambria"/>
        </w:rPr>
        <w:t>[</w:t>
      </w:r>
      <w:r>
        <w:rPr>
          <w:rFonts w:cs="Cambria"/>
          <w:i/>
          <w:iCs/>
        </w:rPr>
        <w:t>Joughin et al.</w:t>
      </w:r>
      <w:r>
        <w:rPr>
          <w:rFonts w:cs="Cambria"/>
        </w:rPr>
        <w:t xml:space="preserve">, 2010; </w:t>
      </w:r>
      <w:r>
        <w:rPr>
          <w:rFonts w:cs="Cambria"/>
          <w:i/>
          <w:iCs/>
        </w:rPr>
        <w:t>Rignot et al.</w:t>
      </w:r>
      <w:r>
        <w:rPr>
          <w:rFonts w:cs="Cambria"/>
        </w:rPr>
        <w:t>, 2011b]</w:t>
      </w:r>
      <w:r>
        <w:fldChar w:fldCharType="end"/>
      </w:r>
      <w:r>
        <w:t xml:space="preserve">. While providing a major leap forward in our understanding of ice-sheet behavior, products from existing sensors are limited in accuracy by insufficient data collection by instruments not optimized for this type of mapping. Temporal resolution of these products is also limited by a dearth of data (i.e., it took twenty years of the data from several SARs to produce a gap-free Greenland mosaic). Thus, by routinely imaging the ice sheets NISAR will greatly improve the coverage, accuracy, and </w:t>
      </w:r>
      <w:proofErr w:type="spellStart"/>
      <w:r>
        <w:t>spatio</w:t>
      </w:r>
      <w:proofErr w:type="spellEnd"/>
      <w:r>
        <w:t>-temporal resolution of ice velocity estimates to help improve our understanding of how the ice sheets will contribute to sea-level change.</w:t>
      </w:r>
    </w:p>
    <w:p w14:paraId="6F0930BE" w14:textId="77777777" w:rsidR="001F7D87" w:rsidRDefault="001F7D87" w:rsidP="001F7D87">
      <w:pPr>
        <w:pStyle w:val="Heading3"/>
      </w:pPr>
      <w:bookmarkStart w:id="58" w:name="_Toc507746019"/>
      <w:r>
        <w:t>Combined Estimate</w:t>
      </w:r>
      <w:bookmarkEnd w:id="58"/>
    </w:p>
    <w:p w14:paraId="4E9FE122" w14:textId="77777777" w:rsidR="001F7D87" w:rsidRDefault="001F7D87" w:rsidP="001F7D87">
      <w:r>
        <w:t xml:space="preserve">As describe above, there are multiple methods for determining velocity at each point using phase or offsets from single or crossing-orbit tracks. To apply these methods, a mosaicking algorithm is needed to produce a large-scale mosaic using the best data available at each point. Here we describe an approach to mosaicking the data based on a specific implementation of a processor, which implements all of the algorithms described above to produce a mosaic </w:t>
      </w:r>
      <w:r>
        <w:fldChar w:fldCharType="begin"/>
      </w:r>
      <w:r w:rsidR="003F4381">
        <w:instrText xml:space="preserve"> ADDIN PAPERS2_CITATIONS &lt;citation&gt;&lt;uuid&gt;6146F022-2048-4745-8658-5F554733DA37&lt;/uuid&gt;&lt;priority&gt;0&lt;/priority&gt;&lt;publications&gt;&lt;publication&gt;&lt;uuid&gt;72E84F3C-974D-475E-8B4F-ED7971A83188&lt;/uuid&gt;&lt;volume&gt;34&lt;/volume&gt;&lt;startpage&gt;195&lt;/startpage&gt;&lt;publication_date&gt;99200200001200000000200000&lt;/publication_date&gt;&lt;url&gt;http://apps.webofknowledge.com/InboundService.do?SID=3DlhDg5LIOj6ncbpdMN&amp;amp;product=WOS&amp;amp;UT=000177565100030&amp;amp;SrcApp=Papers&amp;amp;DestFail=http%3A%2F%2Faccess.isiproducts.com%2Fcustom_images%2Fwok5_failed_auth.html&amp;amp;Init=Yes&amp;amp;action=retrieve&amp;amp;SrcAuth=mekentosj&amp;amp;customersID=mekentosj&amp;amp;mode=FullRecord&lt;/url&gt;&lt;citekey&gt;Joughin:2002p1276&lt;/citekey&gt;&lt;type&gt;400&lt;/type&gt;&lt;title&gt;Ice-sheet velocity mapping: A combined interferometric and speckle-tracking approach&lt;/title&gt;&lt;location&gt;200,5,34.1561783,-118.1528623&lt;/location&gt;&lt;institution&gt;CALTECH, Jet Prop Lab, Pasadena, CA 91109 USA&lt;/institution&gt;&lt;subtype&gt;400&lt;/subtype&gt;&lt;endpage&gt;201&lt;/endpage&gt;&lt;bundle&gt;&lt;publication&gt;&lt;title&gt;Annals Of Glaciology, Vol 34, 2002&lt;/title&gt;&lt;type&gt;-100&lt;/type&gt;&lt;subtype&gt;-100&lt;/subtype&gt;&lt;uuid&gt;0372AFBF-259A-4B03-91AA-1B5BA8049935&lt;/uuid&gt;&lt;/publication&gt;&lt;/bundle&gt;&lt;authors&gt;&lt;author&gt;&lt;firstName&gt;I&lt;/firstName&gt;&lt;lastName&gt;Joughin&lt;/lastName&gt;&lt;/author&gt;&lt;/authors&gt;&lt;/publication&gt;&lt;/publications&gt;&lt;cites&gt;&lt;/cites&gt;&lt;/citation&gt;</w:instrText>
      </w:r>
      <w:r>
        <w:fldChar w:fldCharType="separate"/>
      </w:r>
      <w:r>
        <w:rPr>
          <w:rFonts w:cs="Cambria"/>
        </w:rPr>
        <w:t>[</w:t>
      </w:r>
      <w:r>
        <w:rPr>
          <w:rFonts w:cs="Cambria"/>
          <w:i/>
          <w:iCs/>
        </w:rPr>
        <w:t>Joughin</w:t>
      </w:r>
      <w:r>
        <w:rPr>
          <w:rFonts w:cs="Cambria"/>
        </w:rPr>
        <w:t>, 2002]</w:t>
      </w:r>
      <w:r>
        <w:fldChar w:fldCharType="end"/>
      </w:r>
      <w:r>
        <w:t xml:space="preserve">. Variations on this approach exist but represent workflow rather than fundamental algorithmic differences </w:t>
      </w:r>
      <w:r>
        <w:fldChar w:fldCharType="begin"/>
      </w:r>
      <w:r w:rsidR="003F4381">
        <w:instrText xml:space="preserve"> ADDIN PAPERS2_CITATIONS &lt;citation&gt;&lt;uuid&gt;8B6D23ED-AF60-4C42-A695-8A0C0B48D1B0&lt;/uuid&gt;&lt;priority&gt;0&lt;/priority&gt;&lt;publications&gt;&lt;publication&gt;&lt;volume&gt;9&lt;/volume&gt;&lt;publication_date&gt;99201704121200000000222000&lt;/publication_date&gt;&lt;number&gt;4&lt;/number&gt;&lt;doi&gt;10.3390/rs9040364&lt;/doi&gt;&lt;startpage&gt;364&lt;/startpage&gt;&lt;title&gt;Comprehensive snnual ice sheet velocity mapping using Landsat-8, Sentinel-1, and RADARSAT-2 data&lt;/title&gt;&lt;uuid&gt;3BC236BE-6A4D-416A-93B7-3F8A4F984CEA&lt;/uuid&gt;&lt;subtype&gt;400&lt;/subtype&gt;&lt;publisher&gt;Multidisciplinary Digital Publishing Institute&lt;/publisher&gt;&lt;type&gt;400&lt;/type&gt;&lt;url&gt;http://www.mdpi.com/2072-4292/9/4/364/htm&lt;/url&gt;&lt;bundle&gt;&lt;publication&gt;&lt;publisher&gt;Multidisciplinary Digital Publishing Institute&lt;/publisher&gt;&lt;title&gt;Remote Sensing&lt;/title&gt;&lt;type&gt;-100&lt;/type&gt;&lt;subtype&gt;-100&lt;/subtype&gt;&lt;uuid&gt;2EDD92FB-D479-4699-819A-532FC0CED78B&lt;/uuid&gt;&lt;/publication&gt;&lt;/bundle&gt;&lt;authors&gt;&lt;author&gt;&lt;firstName&gt;Jeremie&lt;/firstName&gt;&lt;lastName&gt;Mouginot&lt;/lastName&gt;&lt;/author&gt;&lt;author&gt;&lt;firstName&gt;Eric&lt;/firstName&gt;&lt;lastName&gt;Rignot&lt;/lastName&gt;&lt;/author&gt;&lt;author&gt;&lt;firstName&gt;Bernd&lt;/firstName&gt;&lt;lastName&gt;Scheuchl&lt;/lastName&gt;&lt;/author&gt;&lt;author&gt;&lt;firstName&gt;Romain&lt;/firstName&gt;&lt;lastName&gt;Millan&lt;/lastName&gt;&lt;/author&gt;&lt;/authors&gt;&lt;/publication&gt;&lt;/publications&gt;&lt;cites&gt;&lt;/cites&gt;&lt;/citation&gt;</w:instrText>
      </w:r>
      <w:r>
        <w:fldChar w:fldCharType="separate"/>
      </w:r>
      <w:r>
        <w:rPr>
          <w:rFonts w:cs="Cambria"/>
        </w:rPr>
        <w:t>[</w:t>
      </w:r>
      <w:r>
        <w:rPr>
          <w:rFonts w:cs="Cambria"/>
          <w:i/>
          <w:iCs/>
        </w:rPr>
        <w:t>Mouginot et al.</w:t>
      </w:r>
      <w:r>
        <w:rPr>
          <w:rFonts w:cs="Cambria"/>
        </w:rPr>
        <w:t>, 2017]</w:t>
      </w:r>
      <w:r>
        <w:fldChar w:fldCharType="end"/>
      </w:r>
      <w:r>
        <w:t>.</w:t>
      </w:r>
    </w:p>
    <w:p w14:paraId="668CB5C8" w14:textId="77777777" w:rsidR="001F7D87" w:rsidRDefault="001F7D87" w:rsidP="001F7D87">
      <w:r>
        <w:t xml:space="preserve">In producing such a mosaic, the algorithm proceeds by looping over the images to be mosaicked. If an estimate is being derived using data from along a single track (i.e., azimuth offsets are used), the algorithm next identifies where the corresponding region in the output grid lies, and loops over the corresponding points in the output grid. As it does this, at each point it interpolates the relevant offset or phase data from the source image, which is in radar coordinates. Where this interpolation is successful and there are valid data, the velocity components,  </w:t>
      </w:r>
      <m:oMath>
        <m:sSub>
          <m:sSubPr>
            <m:ctrlPr>
              <w:rPr>
                <w:rFonts w:ascii="Cambria Math" w:hAnsi="Cambria Math"/>
              </w:rPr>
            </m:ctrlPr>
          </m:sSubPr>
          <m:e>
            <m:r>
              <w:rPr>
                <w:rFonts w:ascii="Cambria Math" w:hAnsi="Cambria Math"/>
              </w:rPr>
              <m:t>v</m:t>
            </m:r>
          </m:e>
          <m:sub>
            <m:r>
              <w:rPr>
                <w:rFonts w:ascii="Cambria Math" w:hAnsi="Cambria Math"/>
              </w:rPr>
              <m:t>x</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y</m:t>
            </m:r>
          </m:sub>
        </m:sSub>
      </m:oMath>
      <w:r>
        <w:t xml:space="preserve">, are determined using Equations </w:t>
      </w:r>
      <w:r>
        <w:fldChar w:fldCharType="begin"/>
      </w:r>
      <w:r>
        <w:instrText xml:space="preserve"> REF _Ref443374709 \r \h </w:instrText>
      </w:r>
      <w:r>
        <w:fldChar w:fldCharType="separate"/>
      </w:r>
      <w:r>
        <w:t>(10)</w:t>
      </w:r>
      <w:r>
        <w:fldChar w:fldCharType="end"/>
      </w:r>
      <w:r>
        <w:t xml:space="preserve">, </w:t>
      </w:r>
      <w:r>
        <w:fldChar w:fldCharType="begin"/>
      </w:r>
      <w:r>
        <w:instrText xml:space="preserve"> REF _Ref443374742 \r \h </w:instrText>
      </w:r>
      <w:r>
        <w:fldChar w:fldCharType="separate"/>
      </w:r>
      <w:r>
        <w:t>(13)</w:t>
      </w:r>
      <w:r>
        <w:fldChar w:fldCharType="end"/>
      </w:r>
      <w:r>
        <w:t xml:space="preserve">, and </w:t>
      </w:r>
      <w:r>
        <w:fldChar w:fldCharType="begin"/>
      </w:r>
      <w:r>
        <w:instrText xml:space="preserve"> REF _Ref444152154 \r \h </w:instrText>
      </w:r>
      <w:r>
        <w:fldChar w:fldCharType="separate"/>
      </w:r>
      <w:r>
        <w:t>(14)</w:t>
      </w:r>
      <w:r>
        <w:fldChar w:fldCharType="end"/>
      </w:r>
      <w:r>
        <w:t>. At each point, the algorithm uses phase data if available for the range component, and if not, then range-offset data. After looping through all points in the sub-region of output grid, the algorithm proceeds to the next image.</w:t>
      </w:r>
    </w:p>
    <w:p w14:paraId="3F26B118" w14:textId="77777777" w:rsidR="001F7D87" w:rsidRDefault="001F7D87" w:rsidP="001F7D87">
      <w:r>
        <w:t xml:space="preserve">Where crossing orbits are used, the algorithm cycles through all of the descending (arbitrarily decided; ascending first would work just as well) images. For each of these descending images, the program then loops over all of the ascending images to determine if there is overlap. If there is overlap, then the code identifies where the region of overlap falls in the output grid. Next, the algorithm loops over these output points and computes the surface-parallel-flow approximated velocities </w:t>
      </w:r>
      <w:r>
        <w:lastRenderedPageBreak/>
        <w:t xml:space="preserve">using Equation </w:t>
      </w:r>
      <w:r>
        <w:fldChar w:fldCharType="begin"/>
      </w:r>
      <w:r>
        <w:instrText xml:space="preserve"> REF _Ref443987262 \r \h </w:instrText>
      </w:r>
      <w:r>
        <w:fldChar w:fldCharType="separate"/>
      </w:r>
      <w:r>
        <w:t>(15)</w:t>
      </w:r>
      <w:r>
        <w:fldChar w:fldCharType="end"/>
      </w:r>
      <w:r>
        <w:t xml:space="preserve">, using either phase or range-offset data. Above we have assumed that where phase data are available, they are available for both ascending and descending passes and, if not, then range-offset data are available for both passes. There can be cases, however, where range-offset data only are available from one track direction and phase data from the other. In this case, there is nothing to preclude using Equation </w:t>
      </w:r>
      <w:r>
        <w:fldChar w:fldCharType="begin"/>
      </w:r>
      <w:r>
        <w:instrText xml:space="preserve"> REF _Ref443987262 \r \h </w:instrText>
      </w:r>
      <w:r>
        <w:fldChar w:fldCharType="separate"/>
      </w:r>
      <w:r>
        <w:t>(15)</w:t>
      </w:r>
      <w:r>
        <w:fldChar w:fldCharType="end"/>
      </w:r>
      <w:r>
        <w:t xml:space="preserve"> with range-offset from one track direction and phase data from the other.</w:t>
      </w:r>
    </w:p>
    <w:p w14:paraId="4A64ADB9" w14:textId="77777777" w:rsidR="001F7D87" w:rsidRDefault="001F7D87" w:rsidP="001F7D87">
      <w:r>
        <w:t xml:space="preserve">As just described, for each pair or crossing pair the algorithm estimates,  </w:t>
      </w:r>
      <m:oMath>
        <m:sSub>
          <m:sSubPr>
            <m:ctrlPr>
              <w:rPr>
                <w:rFonts w:ascii="Cambria Math" w:hAnsi="Cambria Math"/>
              </w:rPr>
            </m:ctrlPr>
          </m:sSubPr>
          <m:e>
            <m:r>
              <w:rPr>
                <w:rFonts w:ascii="Cambria Math" w:hAnsi="Cambria Math"/>
              </w:rPr>
              <m:t>v</m:t>
            </m:r>
          </m:e>
          <m:sub>
            <m:r>
              <w:rPr>
                <w:rFonts w:ascii="Cambria Math" w:hAnsi="Cambria Math"/>
              </w:rPr>
              <m:t>x</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y</m:t>
            </m:r>
          </m:sub>
        </m:sSub>
      </m:oMath>
      <w:r>
        <w:t xml:space="preserve">, at each point in the output grid. For L2R-738 (coastal velocities) there may only a single estimate for most points in the output grid. By contrast, for the Requirements L2R-667 and L2R-668 (annual velocities) thirty or more independent estimates may be averaged for each point in the final output. Thus, as each point estimate is derived using image pairs, the individual estimates are weighted by </w:t>
      </w:r>
      <m:oMath>
        <m:sSub>
          <m:sSubPr>
            <m:ctrlPr>
              <w:rPr>
                <w:rFonts w:ascii="Cambria Math" w:hAnsi="Cambria Math"/>
              </w:rPr>
            </m:ctrlPr>
          </m:sSubPr>
          <m:e>
            <m:r>
              <w:rPr>
                <w:rFonts w:ascii="Cambria Math" w:hAnsi="Cambria Math"/>
              </w:rPr>
              <m:t>w</m:t>
            </m:r>
          </m:e>
          <m:sub>
            <m:r>
              <w:rPr>
                <w:rFonts w:ascii="Cambria Math" w:hAnsi="Cambria Math"/>
              </w:rPr>
              <m:t>x</m:t>
            </m:r>
          </m:sub>
        </m:sSub>
      </m:oMath>
      <w:r>
        <w:t xml:space="preserve"> and </w:t>
      </w:r>
      <m:oMath>
        <m:sSub>
          <m:sSubPr>
            <m:ctrlPr>
              <w:rPr>
                <w:rFonts w:ascii="Cambria Math" w:hAnsi="Cambria Math"/>
              </w:rPr>
            </m:ctrlPr>
          </m:sSubPr>
          <m:e>
            <m:r>
              <w:rPr>
                <w:rFonts w:ascii="Cambria Math" w:hAnsi="Cambria Math"/>
              </w:rPr>
              <m:t>w</m:t>
            </m:r>
          </m:e>
          <m:sub>
            <m:r>
              <w:rPr>
                <w:rFonts w:ascii="Cambria Math" w:hAnsi="Cambria Math"/>
              </w:rPr>
              <m:t>y</m:t>
            </m:r>
          </m:sub>
        </m:sSub>
      </m:oMath>
      <w:r>
        <w:t xml:space="preserve">, summed in an output buffer. The final velocity estimate in the x-direction is derived from </w:t>
      </w:r>
      <w:r w:rsidRPr="00E5071D">
        <w:rPr>
          <w:i/>
        </w:rPr>
        <w:t>N</w:t>
      </w:r>
      <w:r>
        <w:t xml:space="preserve"> individual estimates is given by</w:t>
      </w:r>
    </w:p>
    <w:bookmarkStart w:id="59" w:name="_Ref444494962"/>
    <w:p w14:paraId="13698167" w14:textId="77777777" w:rsidR="001F7D87" w:rsidRPr="00B015F0" w:rsidRDefault="008401A4" w:rsidP="001F7D87">
      <w:pPr>
        <w:pStyle w:val="Equation"/>
      </w:pPr>
      <m:oMath>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f</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x</m:t>
                </m:r>
                <m:r>
                  <m:rPr>
                    <m:sty m:val="p"/>
                  </m:rPr>
                  <w:rPr>
                    <w:rFonts w:ascii="Cambria Math" w:hAnsi="Cambria Math"/>
                  </w:rPr>
                  <m:t>,</m:t>
                </m:r>
                <m:r>
                  <w:rPr>
                    <w:rFonts w:ascii="Cambria Math" w:hAnsi="Cambria Math"/>
                  </w:rPr>
                  <m:t>i</m:t>
                </m:r>
              </m:sub>
            </m:sSub>
          </m:e>
        </m:nary>
        <m:sSub>
          <m:sSubPr>
            <m:ctrlPr>
              <w:rPr>
                <w:rFonts w:ascii="Cambria Math" w:hAnsi="Cambria Math"/>
              </w:rPr>
            </m:ctrlPr>
          </m:sSubPr>
          <m:e>
            <m:r>
              <w:rPr>
                <w:rFonts w:ascii="Cambria Math" w:hAnsi="Cambria Math"/>
              </w:rPr>
              <m:t>v</m:t>
            </m:r>
          </m:e>
          <m:sub>
            <m:r>
              <w:rPr>
                <w:rFonts w:ascii="Cambria Math" w:hAnsi="Cambria Math"/>
              </w:rPr>
              <m:t>x</m:t>
            </m:r>
            <m:r>
              <m:rPr>
                <m:sty m:val="p"/>
              </m:rPr>
              <w:rPr>
                <w:rFonts w:ascii="Cambria Math" w:hAnsi="Cambria Math"/>
              </w:rPr>
              <m:t>,i</m:t>
            </m:r>
          </m:sub>
        </m:sSub>
      </m:oMath>
      <w:bookmarkEnd w:id="59"/>
    </w:p>
    <w:p w14:paraId="5196152C" w14:textId="77777777" w:rsidR="001F7D87" w:rsidRDefault="001F7D87" w:rsidP="001F7D87">
      <w:pPr>
        <w:pStyle w:val="NormalNoIndent"/>
      </w:pPr>
      <w:r>
        <w:t xml:space="preserve">and a similar expression applies for </w:t>
      </w:r>
      <m:oMath>
        <m:sSub>
          <m:sSubPr>
            <m:ctrlPr>
              <w:rPr>
                <w:rFonts w:ascii="Cambria Math" w:hAnsi="Cambria Math"/>
              </w:rPr>
            </m:ctrlPr>
          </m:sSubPr>
          <m:e>
            <m:r>
              <w:rPr>
                <w:rFonts w:ascii="Cambria Math" w:hAnsi="Cambria Math"/>
              </w:rPr>
              <m:t>v</m:t>
            </m:r>
          </m:e>
          <m:sub>
            <m:r>
              <w:rPr>
                <w:rFonts w:ascii="Cambria Math" w:hAnsi="Cambria Math"/>
              </w:rPr>
              <m:t>y</m:t>
            </m:r>
          </m:sub>
        </m:sSub>
      </m:oMath>
      <w:r>
        <w:t xml:space="preserve">. Note </w:t>
      </w:r>
      <m:oMath>
        <m:sSub>
          <m:sSubPr>
            <m:ctrlPr>
              <w:rPr>
                <w:rFonts w:ascii="Cambria Math" w:hAnsi="Cambria Math"/>
              </w:rPr>
            </m:ctrlPr>
          </m:sSubPr>
          <m:e>
            <m:r>
              <w:rPr>
                <w:rFonts w:ascii="Cambria Math" w:hAnsi="Cambria Math"/>
              </w:rPr>
              <m:t>f</m:t>
            </m:r>
          </m:e>
          <m:sub>
            <m:r>
              <w:rPr>
                <w:rFonts w:ascii="Cambria Math" w:hAnsi="Cambria Math"/>
              </w:rPr>
              <m:t>i</m:t>
            </m:r>
          </m:sub>
        </m:sSub>
      </m:oMath>
      <w:r>
        <w:t xml:space="preserve"> is an additional feathering weight as described below. If we assume the errors are unbiased (zero mean), then the weights must sum to one. In this case and assuming the individual estimates are independent, the minimum error (</w:t>
      </w:r>
      <m:oMath>
        <m:sSubSup>
          <m:sSubSupPr>
            <m:ctrlPr>
              <w:rPr>
                <w:rFonts w:ascii="Cambria Math" w:hAnsi="Cambria Math"/>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oMath>
      <w:r>
        <w:t xml:space="preserve">) is given by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=1</m:t>
        </m:r>
      </m:oMath>
      <w:r>
        <w:t xml:space="preserve"> and weights </w:t>
      </w:r>
    </w:p>
    <w:p w14:paraId="05B72123" w14:textId="77777777" w:rsidR="001F7D87" w:rsidRDefault="008401A4" w:rsidP="001F7D87">
      <w:pPr>
        <w:pStyle w:val="Equation"/>
      </w:pPr>
      <m:oMath>
        <m:sSub>
          <m:sSubPr>
            <m:ctrlPr>
              <w:rPr>
                <w:rFonts w:ascii="Cambria Math" w:hAnsi="Cambria Math"/>
              </w:rPr>
            </m:ctrlPr>
          </m:sSubPr>
          <m:e>
            <m:r>
              <w:rPr>
                <w:rFonts w:ascii="Cambria Math" w:hAnsi="Cambria Math"/>
              </w:rPr>
              <m:t>w</m:t>
            </m:r>
          </m:e>
          <m:sub>
            <m:r>
              <w:rPr>
                <w:rFonts w:ascii="Cambria Math" w:hAnsi="Cambria Math"/>
              </w:rPr>
              <m:t>x</m:t>
            </m:r>
            <m:r>
              <m:rPr>
                <m:sty m:val="p"/>
              </m:rPr>
              <w:rPr>
                <w:rFonts w:ascii="Cambria Math" w:hAnsi="Cambria Math"/>
              </w:rPr>
              <m:t>,</m:t>
            </m:r>
            <m: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r>
                          <m:rPr>
                            <m:sty m:val="p"/>
                          </m:rPr>
                          <w:rPr>
                            <w:rFonts w:ascii="Cambria Math" w:hAnsi="Cambria Math"/>
                          </w:rPr>
                          <m:t>1</m:t>
                        </m:r>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e>
                </m:nary>
              </m:e>
            </m:d>
          </m:e>
          <m:sup>
            <m:r>
              <m:rPr>
                <m:sty m:val="p"/>
              </m:rPr>
              <w:rPr>
                <w:rFonts w:ascii="Cambria Math" w:hAnsi="Cambria Math"/>
              </w:rPr>
              <m:t>-1</m:t>
            </m:r>
          </m:sup>
        </m:sSup>
      </m:oMath>
      <w:r w:rsidR="001F7D87">
        <w:t>.</w:t>
      </w:r>
    </w:p>
    <w:p w14:paraId="5D7F019F" w14:textId="77777777" w:rsidR="001F7D87" w:rsidRDefault="001F7D87" w:rsidP="001F7D87">
      <w:pPr>
        <w:pStyle w:val="NormalNoIndent"/>
      </w:pPr>
      <w:r>
        <w:t>If feathering (see below) is applied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 xml:space="preserve">≠1) </m:t>
        </m:r>
      </m:oMath>
      <w:r>
        <w:t xml:space="preserve">then </w:t>
      </w:r>
    </w:p>
    <w:p w14:paraId="6C6E1CA8" w14:textId="77777777" w:rsidR="001F7D87" w:rsidRDefault="008401A4" w:rsidP="001F7D87">
      <w:pPr>
        <w:pStyle w:val="Equation"/>
      </w:pPr>
      <m:oMath>
        <m:sSub>
          <m:sSubPr>
            <m:ctrlPr>
              <w:rPr>
                <w:rFonts w:ascii="Cambria Math" w:hAnsi="Cambria Math"/>
              </w:rPr>
            </m:ctrlPr>
          </m:sSubPr>
          <m:e>
            <m:r>
              <w:rPr>
                <w:rFonts w:ascii="Cambria Math" w:hAnsi="Cambria Math"/>
              </w:rPr>
              <m:t>f</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x</m:t>
            </m:r>
            <m:r>
              <m:rPr>
                <m:sty m:val="p"/>
              </m:rPr>
              <w:rPr>
                <w:rFonts w:ascii="Cambria Math" w:hAnsi="Cambria Math"/>
              </w:rPr>
              <m:t>,</m:t>
            </m:r>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e>
                </m:nary>
              </m:e>
            </m:d>
          </m:e>
          <m:sup>
            <m:r>
              <m:rPr>
                <m:sty m:val="p"/>
              </m:rPr>
              <w:rPr>
                <w:rFonts w:ascii="Cambria Math" w:hAnsi="Cambria Math"/>
              </w:rPr>
              <m:t>-1</m:t>
            </m:r>
          </m:sup>
        </m:sSup>
      </m:oMath>
      <w:r w:rsidR="001F7D87">
        <w:t>.</w:t>
      </w:r>
    </w:p>
    <w:p w14:paraId="574E4873" w14:textId="77777777" w:rsidR="001F7D87" w:rsidRDefault="001F7D87" w:rsidP="001F7D87">
      <w:r>
        <w:t xml:space="preserve">In practice, the mosaicking algorithm doesn’t know how many estimates are available at any given point in the output grid. As a result, it weights each estimate </w:t>
      </w:r>
      <m:oMath>
        <m:sSub>
          <m:sSubPr>
            <m:ctrlPr>
              <w:rPr>
                <w:rFonts w:ascii="Cambria Math" w:hAnsi="Cambria Math"/>
              </w:rPr>
            </m:ctrlPr>
          </m:sSubPr>
          <m:e>
            <m:r>
              <w:rPr>
                <w:rFonts w:ascii="Cambria Math" w:hAnsi="Cambria Math"/>
              </w:rPr>
              <m:t>v</m:t>
            </m:r>
          </m:e>
          <m:sub>
            <m:r>
              <w:rPr>
                <w:rFonts w:ascii="Cambria Math" w:hAnsi="Cambria Math"/>
              </w:rPr>
              <m:t>x</m:t>
            </m:r>
            <m:r>
              <m:rPr>
                <m:sty m:val="p"/>
              </m:rPr>
              <w:rPr>
                <w:rFonts w:ascii="Cambria Math" w:hAnsi="Cambria Math"/>
              </w:rPr>
              <m:t>,i</m:t>
            </m:r>
          </m:sub>
        </m:sSub>
        <m:r>
          <w:rPr>
            <w:rFonts w:ascii="Cambria Math" w:hAnsi="Cambria Math"/>
          </w:rPr>
          <m:t xml:space="preserve"> </m:t>
        </m:r>
      </m:oMath>
      <w:r>
        <w:t xml:space="preserve">by </w:t>
      </w:r>
      <m:oMath>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oMath>
      <w:r>
        <w:t xml:space="preserve"> and sums the result in the output buffer. At the same time, a separate buffer is maintained and the weights are summed (</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e>
        </m:nary>
        <m:r>
          <w:rPr>
            <w:rFonts w:ascii="Cambria Math" w:hAnsi="Cambria Math"/>
          </w:rPr>
          <m:t>).</m:t>
        </m:r>
      </m:oMath>
      <w:r>
        <w:t xml:space="preserve"> When all data are included in the mosaic, the weighted average is completed by normalizing the final result by the summed weights. </w:t>
      </w:r>
    </w:p>
    <w:p w14:paraId="713E4183" w14:textId="77777777" w:rsidR="001F7D87" w:rsidRDefault="00CD16AE" w:rsidP="001F7D87">
      <w:ins w:id="60" w:author="ian joughin" w:date="2020-06-24T13:19:00Z">
        <w:r>
          <w:t>Assuming errors are independent, then th</w:t>
        </w:r>
      </w:ins>
      <w:del w:id="61" w:author="ian joughin" w:date="2020-06-24T13:19:00Z">
        <w:r w:rsidR="001F7D87" w:rsidDel="00CD16AE">
          <w:delText>Th</w:delText>
        </w:r>
      </w:del>
      <w:r w:rsidR="001F7D87">
        <w:t>e error estimate for the weighted average is given by</w:t>
      </w:r>
    </w:p>
    <w:bookmarkStart w:id="62" w:name="_Ref444239496"/>
    <w:p w14:paraId="7C642158" w14:textId="77777777" w:rsidR="001F7D87" w:rsidRDefault="008401A4" w:rsidP="001F7D87">
      <w:pPr>
        <w:pStyle w:val="Equation"/>
      </w:pPr>
      <m:oMath>
        <m:sSubSup>
          <m:sSubSupPr>
            <m:ctrlPr>
              <w:rPr>
                <w:rFonts w:ascii="Cambria Math" w:hAnsi="Cambria Math"/>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ins w:id="63" w:author="ian joughin" w:date="2020-06-24T13:02:00Z">
                    <w:rPr>
                      <w:rFonts w:ascii="Cambria Math" w:hAnsi="Cambria Math"/>
                    </w:rPr>
                  </w:ins>
                </m:ctrlPr>
              </m:sSupPr>
              <m:e>
                <m:sSub>
                  <m:sSubPr>
                    <m:ctrlPr>
                      <w:ins w:id="64" w:author="ian joughin" w:date="2020-06-24T13:02:00Z">
                        <w:rPr>
                          <w:rFonts w:ascii="Cambria Math" w:hAnsi="Cambria Math"/>
                        </w:rPr>
                      </w:ins>
                    </m:ctrlPr>
                  </m:sSubPr>
                  <m:e>
                    <m:r>
                      <w:ins w:id="65" w:author="ian joughin" w:date="2020-06-24T13:02:00Z">
                        <w:rPr>
                          <w:rFonts w:ascii="Cambria Math" w:hAnsi="Cambria Math"/>
                        </w:rPr>
                        <m:t>(f</m:t>
                      </w:ins>
                    </m:r>
                  </m:e>
                  <m:sub>
                    <m:r>
                      <w:ins w:id="66" w:author="ian joughin" w:date="2020-06-24T13:02:00Z">
                        <w:rPr>
                          <w:rFonts w:ascii="Cambria Math" w:hAnsi="Cambria Math"/>
                        </w:rPr>
                        <m:t>i</m:t>
                      </w:ins>
                    </m:r>
                  </m:sub>
                </m:sSub>
                <m:sSub>
                  <m:sSubPr>
                    <m:ctrlPr>
                      <w:ins w:id="67" w:author="ian joughin" w:date="2020-06-24T13:02:00Z">
                        <w:rPr>
                          <w:rFonts w:ascii="Cambria Math" w:hAnsi="Cambria Math"/>
                        </w:rPr>
                      </w:ins>
                    </m:ctrlPr>
                  </m:sSubPr>
                  <m:e>
                    <m:r>
                      <w:ins w:id="68" w:author="ian joughin" w:date="2020-06-24T13:02:00Z">
                        <w:rPr>
                          <w:rFonts w:ascii="Cambria Math" w:hAnsi="Cambria Math"/>
                        </w:rPr>
                        <m:t>w</m:t>
                      </w:ins>
                    </m:r>
                  </m:e>
                  <m:sub>
                    <m:r>
                      <w:ins w:id="69" w:author="ian joughin" w:date="2020-06-24T13:02:00Z">
                        <w:rPr>
                          <w:rFonts w:ascii="Cambria Math" w:hAnsi="Cambria Math"/>
                        </w:rPr>
                        <m:t>x</m:t>
                      </w:ins>
                    </m:r>
                    <m:r>
                      <w:ins w:id="70" w:author="ian joughin" w:date="2020-06-24T13:02:00Z">
                        <m:rPr>
                          <m:sty m:val="p"/>
                        </m:rPr>
                        <w:rPr>
                          <w:rFonts w:ascii="Cambria Math" w:hAnsi="Cambria Math"/>
                        </w:rPr>
                        <m:t>,</m:t>
                      </w:ins>
                    </m:r>
                    <m:r>
                      <w:ins w:id="71" w:author="ian joughin" w:date="2020-06-24T13:02:00Z">
                        <w:rPr>
                          <w:rFonts w:ascii="Cambria Math" w:hAnsi="Cambria Math"/>
                        </w:rPr>
                        <m:t>i</m:t>
                      </w:ins>
                    </m:r>
                  </m:sub>
                </m:sSub>
                <m:r>
                  <w:ins w:id="72" w:author="ian joughin" w:date="2020-06-24T13:02:00Z">
                    <w:rPr>
                      <w:rFonts w:ascii="Cambria Math" w:hAnsi="Cambria Math"/>
                    </w:rPr>
                    <m:t>)</m:t>
                  </w:ins>
                </m:r>
              </m:e>
              <m:sup>
                <m:r>
                  <w:ins w:id="73" w:author="ian joughin" w:date="2020-06-24T13:02:00Z">
                    <w:rPr>
                      <w:rFonts w:ascii="Cambria Math" w:hAnsi="Cambria Math"/>
                    </w:rPr>
                    <m:t>2</m:t>
                  </w:ins>
                </m:r>
              </m:sup>
            </m:sSup>
            <m:sSub>
              <m:sSubPr>
                <m:ctrlPr>
                  <w:del w:id="74" w:author="ian joughin" w:date="2020-06-24T13:02:00Z">
                    <w:rPr>
                      <w:rFonts w:ascii="Cambria Math" w:hAnsi="Cambria Math"/>
                    </w:rPr>
                  </w:del>
                </m:ctrlPr>
              </m:sSubPr>
              <m:e>
                <m:r>
                  <w:del w:id="75" w:author="ian joughin" w:date="2020-06-24T13:02:00Z">
                    <w:rPr>
                      <w:rFonts w:ascii="Cambria Math" w:hAnsi="Cambria Math"/>
                    </w:rPr>
                    <m:t>f</m:t>
                  </w:del>
                </m:r>
              </m:e>
              <m:sub>
                <m:r>
                  <w:del w:id="76" w:author="ian joughin" w:date="2020-06-24T13:02:00Z">
                    <w:rPr>
                      <w:rFonts w:ascii="Cambria Math" w:hAnsi="Cambria Math"/>
                    </w:rPr>
                    <m:t>i</m:t>
                  </w:del>
                </m:r>
              </m:sub>
            </m:sSub>
            <m:sSub>
              <m:sSubPr>
                <m:ctrlPr>
                  <w:del w:id="77" w:author="ian joughin" w:date="2020-06-24T13:02:00Z">
                    <w:rPr>
                      <w:rFonts w:ascii="Cambria Math" w:hAnsi="Cambria Math"/>
                    </w:rPr>
                  </w:del>
                </m:ctrlPr>
              </m:sSubPr>
              <m:e>
                <m:r>
                  <w:del w:id="78" w:author="ian joughin" w:date="2020-06-24T13:02:00Z">
                    <w:rPr>
                      <w:rFonts w:ascii="Cambria Math" w:hAnsi="Cambria Math"/>
                    </w:rPr>
                    <m:t>w</m:t>
                  </w:del>
                </m:r>
              </m:e>
              <m:sub>
                <m:r>
                  <w:del w:id="79" w:author="ian joughin" w:date="2020-06-24T13:02:00Z">
                    <w:rPr>
                      <w:rFonts w:ascii="Cambria Math" w:hAnsi="Cambria Math"/>
                    </w:rPr>
                    <m:t>x</m:t>
                  </w:del>
                </m:r>
                <m:r>
                  <w:del w:id="80" w:author="ian joughin" w:date="2020-06-24T13:02:00Z">
                    <m:rPr>
                      <m:sty m:val="p"/>
                    </m:rPr>
                    <w:rPr>
                      <w:rFonts w:ascii="Cambria Math" w:hAnsi="Cambria Math"/>
                    </w:rPr>
                    <m:t>,</m:t>
                  </w:del>
                </m:r>
                <m:r>
                  <w:del w:id="81" w:author="ian joughin" w:date="2020-06-24T13:02:00Z">
                    <w:rPr>
                      <w:rFonts w:ascii="Cambria Math" w:hAnsi="Cambria Math"/>
                    </w:rPr>
                    <m:t>i</m:t>
                  </w:del>
                </m:r>
              </m:sub>
            </m:sSub>
          </m:e>
        </m:nary>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oMath>
      <w:r w:rsidR="001F7D87">
        <w:t>=</w:t>
      </w:r>
      <m:oMath>
        <m:sSup>
          <m:sSupPr>
            <m:ctrlPr>
              <w:ins w:id="82" w:author="ian joughin" w:date="2020-06-24T13:09:00Z">
                <w:rPr>
                  <w:rFonts w:ascii="Cambria Math" w:hAnsi="Cambria Math"/>
                </w:rPr>
              </w:ins>
            </m:ctrlPr>
          </m:sSupPr>
          <m:e>
            <m:r>
              <w:ins w:id="83" w:author="ian joughin" w:date="2020-06-24T13:09:00Z">
                <w:rPr>
                  <w:rFonts w:ascii="Cambria Math" w:hAnsi="Cambria Math"/>
                </w:rPr>
                <m:t xml:space="preserve"> </m:t>
              </w:ins>
            </m:r>
            <m:d>
              <m:dPr>
                <m:ctrlPr>
                  <w:ins w:id="84" w:author="ian joughin" w:date="2020-06-24T13:09:00Z">
                    <w:rPr>
                      <w:rFonts w:ascii="Cambria Math" w:hAnsi="Cambria Math"/>
                    </w:rPr>
                  </w:ins>
                </m:ctrlPr>
              </m:dPr>
              <m:e>
                <m:nary>
                  <m:naryPr>
                    <m:chr m:val="∑"/>
                    <m:limLoc m:val="undOvr"/>
                    <m:ctrlPr>
                      <w:ins w:id="85" w:author="ian joughin" w:date="2020-06-24T13:09:00Z">
                        <w:rPr>
                          <w:rFonts w:ascii="Cambria Math" w:hAnsi="Cambria Math"/>
                        </w:rPr>
                      </w:ins>
                    </m:ctrlPr>
                  </m:naryPr>
                  <m:sub>
                    <m:r>
                      <w:ins w:id="86" w:author="ian joughin" w:date="2020-06-24T13:09:00Z">
                        <w:rPr>
                          <w:rFonts w:ascii="Cambria Math" w:hAnsi="Cambria Math"/>
                        </w:rPr>
                        <m:t>i</m:t>
                      </w:ins>
                    </m:r>
                    <m:r>
                      <w:ins w:id="87" w:author="ian joughin" w:date="2020-06-24T13:09:00Z">
                        <m:rPr>
                          <m:sty m:val="p"/>
                        </m:rPr>
                        <w:rPr>
                          <w:rFonts w:ascii="Cambria Math" w:hAnsi="Cambria Math"/>
                        </w:rPr>
                        <m:t>=1</m:t>
                      </w:ins>
                    </m:r>
                  </m:sub>
                  <m:sup>
                    <m:r>
                      <w:ins w:id="88" w:author="ian joughin" w:date="2020-06-24T13:09:00Z">
                        <w:rPr>
                          <w:rFonts w:ascii="Cambria Math" w:hAnsi="Cambria Math"/>
                        </w:rPr>
                        <m:t>N</m:t>
                      </w:ins>
                    </m:r>
                  </m:sup>
                  <m:e>
                    <m:f>
                      <m:fPr>
                        <m:ctrlPr>
                          <w:ins w:id="89" w:author="ian joughin" w:date="2020-06-24T13:09:00Z">
                            <w:rPr>
                              <w:rFonts w:ascii="Cambria Math" w:hAnsi="Cambria Math"/>
                            </w:rPr>
                          </w:ins>
                        </m:ctrlPr>
                      </m:fPr>
                      <m:num>
                        <m:sSub>
                          <m:sSubPr>
                            <m:ctrlPr>
                              <w:ins w:id="90" w:author="ian joughin" w:date="2020-06-24T13:09:00Z">
                                <w:rPr>
                                  <w:rFonts w:ascii="Cambria Math" w:hAnsi="Cambria Math"/>
                                </w:rPr>
                              </w:ins>
                            </m:ctrlPr>
                          </m:sSubPr>
                          <m:e>
                            <m:r>
                              <w:ins w:id="91" w:author="ian joughin" w:date="2020-06-24T13:09:00Z">
                                <w:rPr>
                                  <w:rFonts w:ascii="Cambria Math" w:hAnsi="Cambria Math"/>
                                </w:rPr>
                                <m:t>f</m:t>
                              </w:ins>
                            </m:r>
                          </m:e>
                          <m:sub>
                            <m:r>
                              <w:ins w:id="92" w:author="ian joughin" w:date="2020-06-24T13:09:00Z">
                                <w:rPr>
                                  <w:rFonts w:ascii="Cambria Math" w:hAnsi="Cambria Math"/>
                                </w:rPr>
                                <m:t>i</m:t>
                              </w:ins>
                            </m:r>
                          </m:sub>
                        </m:sSub>
                      </m:num>
                      <m:den>
                        <m:sSubSup>
                          <m:sSubSupPr>
                            <m:ctrlPr>
                              <w:ins w:id="93" w:author="ian joughin" w:date="2020-06-24T13:09:00Z">
                                <w:rPr>
                                  <w:rFonts w:ascii="Cambria Math" w:hAnsi="Cambria Math"/>
                                </w:rPr>
                              </w:ins>
                            </m:ctrlPr>
                          </m:sSubSupPr>
                          <m:e>
                            <m:r>
                              <w:ins w:id="94" w:author="ian joughin" w:date="2020-06-24T13:09:00Z">
                                <m:rPr>
                                  <m:sty m:val="p"/>
                                </m:rPr>
                                <w:rPr>
                                  <w:rFonts w:ascii="Cambria Math" w:hAnsi="Cambria Math"/>
                                </w:rPr>
                                <m:t>σ</m:t>
                              </w:ins>
                            </m:r>
                          </m:e>
                          <m:sub>
                            <m:r>
                              <w:ins w:id="95" w:author="ian joughin" w:date="2020-06-24T13:09:00Z">
                                <w:rPr>
                                  <w:rFonts w:ascii="Cambria Math" w:hAnsi="Cambria Math"/>
                                </w:rPr>
                                <m:t>x</m:t>
                              </w:ins>
                            </m:r>
                            <m:r>
                              <w:ins w:id="96" w:author="ian joughin" w:date="2020-06-24T13:09:00Z">
                                <m:rPr>
                                  <m:sty m:val="p"/>
                                </m:rPr>
                                <w:rPr>
                                  <w:rFonts w:ascii="Cambria Math" w:hAnsi="Cambria Math"/>
                                </w:rPr>
                                <m:t>,</m:t>
                              </w:ins>
                            </m:r>
                            <m:r>
                              <w:ins w:id="97" w:author="ian joughin" w:date="2020-06-24T13:09:00Z">
                                <w:rPr>
                                  <w:rFonts w:ascii="Cambria Math" w:hAnsi="Cambria Math"/>
                                </w:rPr>
                                <m:t>i</m:t>
                              </w:ins>
                            </m:r>
                          </m:sub>
                          <m:sup>
                            <m:r>
                              <w:ins w:id="98" w:author="ian joughin" w:date="2020-06-24T13:09:00Z">
                                <m:rPr>
                                  <m:sty m:val="p"/>
                                </m:rPr>
                                <w:rPr>
                                  <w:rFonts w:ascii="Cambria Math" w:hAnsi="Cambria Math"/>
                                </w:rPr>
                                <m:t>2</m:t>
                              </w:ins>
                            </m:r>
                          </m:sup>
                        </m:sSubSup>
                      </m:den>
                    </m:f>
                  </m:e>
                </m:nary>
              </m:e>
            </m:d>
          </m:e>
          <m:sup>
            <m:r>
              <w:ins w:id="99" w:author="ian joughin" w:date="2020-06-24T13:09:00Z">
                <m:rPr>
                  <m:sty m:val="p"/>
                </m:rPr>
                <w:rPr>
                  <w:rFonts w:ascii="Cambria Math" w:hAnsi="Cambria Math"/>
                </w:rPr>
                <m:t>-2</m:t>
              </w:ins>
            </m:r>
          </m:sup>
        </m:sSup>
        <m:nary>
          <m:naryPr>
            <m:chr m:val="∑"/>
            <m:limLoc m:val="undOvr"/>
            <m:ctrlPr>
              <w:ins w:id="100" w:author="ian joughin" w:date="2020-06-24T13:09:00Z">
                <w:rPr>
                  <w:rFonts w:ascii="Cambria Math" w:hAnsi="Cambria Math"/>
                </w:rPr>
              </w:ins>
            </m:ctrlPr>
          </m:naryPr>
          <m:sub>
            <m:r>
              <w:ins w:id="101" w:author="ian joughin" w:date="2020-06-24T13:09:00Z">
                <w:rPr>
                  <w:rFonts w:ascii="Cambria Math" w:hAnsi="Cambria Math"/>
                </w:rPr>
                <m:t>i=1</m:t>
              </w:ins>
            </m:r>
          </m:sub>
          <m:sup>
            <m:r>
              <w:ins w:id="102" w:author="ian joughin" w:date="2020-06-24T13:09:00Z">
                <w:rPr>
                  <w:rFonts w:ascii="Cambria Math" w:hAnsi="Cambria Math"/>
                </w:rPr>
                <m:t>N</m:t>
              </w:ins>
            </m:r>
          </m:sup>
          <m:e>
            <m:f>
              <m:fPr>
                <m:ctrlPr>
                  <w:ins w:id="103" w:author="ian joughin" w:date="2020-06-24T13:09:00Z">
                    <w:rPr>
                      <w:rFonts w:ascii="Cambria Math" w:hAnsi="Cambria Math"/>
                    </w:rPr>
                  </w:ins>
                </m:ctrlPr>
              </m:fPr>
              <m:num>
                <m:sSup>
                  <m:sSupPr>
                    <m:ctrlPr>
                      <w:ins w:id="104" w:author="ian joughin" w:date="2020-06-24T13:09:00Z">
                        <w:rPr>
                          <w:rFonts w:ascii="Cambria Math" w:hAnsi="Cambria Math"/>
                        </w:rPr>
                      </w:ins>
                    </m:ctrlPr>
                  </m:sSupPr>
                  <m:e>
                    <m:sSub>
                      <m:sSubPr>
                        <m:ctrlPr>
                          <w:ins w:id="105" w:author="ian joughin" w:date="2020-06-24T13:09:00Z">
                            <w:rPr>
                              <w:rFonts w:ascii="Cambria Math" w:hAnsi="Cambria Math"/>
                            </w:rPr>
                          </w:ins>
                        </m:ctrlPr>
                      </m:sSubPr>
                      <m:e>
                        <m:r>
                          <w:ins w:id="106" w:author="ian joughin" w:date="2020-06-24T13:09:00Z">
                            <w:rPr>
                              <w:rFonts w:ascii="Cambria Math" w:hAnsi="Cambria Math"/>
                            </w:rPr>
                            <m:t>f</m:t>
                          </w:ins>
                        </m:r>
                      </m:e>
                      <m:sub>
                        <m:r>
                          <w:ins w:id="107" w:author="ian joughin" w:date="2020-06-24T13:09:00Z">
                            <w:rPr>
                              <w:rFonts w:ascii="Cambria Math" w:hAnsi="Cambria Math"/>
                            </w:rPr>
                            <m:t>i</m:t>
                          </w:ins>
                        </m:r>
                      </m:sub>
                    </m:sSub>
                  </m:e>
                  <m:sup>
                    <m:r>
                      <w:ins w:id="108" w:author="ian joughin" w:date="2020-06-24T13:09:00Z">
                        <w:rPr>
                          <w:rFonts w:ascii="Cambria Math" w:hAnsi="Cambria Math"/>
                        </w:rPr>
                        <m:t>2</m:t>
                      </w:ins>
                    </m:r>
                  </m:sup>
                </m:sSup>
              </m:num>
              <m:den>
                <m:sSubSup>
                  <m:sSubSupPr>
                    <m:ctrlPr>
                      <w:ins w:id="109" w:author="ian joughin" w:date="2020-06-24T13:09:00Z">
                        <w:rPr>
                          <w:rFonts w:ascii="Cambria Math" w:hAnsi="Cambria Math"/>
                        </w:rPr>
                      </w:ins>
                    </m:ctrlPr>
                  </m:sSubSupPr>
                  <m:e>
                    <m:r>
                      <w:ins w:id="110" w:author="ian joughin" w:date="2020-06-24T13:09:00Z">
                        <m:rPr>
                          <m:sty m:val="p"/>
                        </m:rPr>
                        <w:rPr>
                          <w:rFonts w:ascii="Cambria Math" w:hAnsi="Cambria Math"/>
                        </w:rPr>
                        <m:t>σ</m:t>
                      </w:ins>
                    </m:r>
                  </m:e>
                  <m:sub>
                    <m:r>
                      <w:ins w:id="111" w:author="ian joughin" w:date="2020-06-24T13:09:00Z">
                        <w:rPr>
                          <w:rFonts w:ascii="Cambria Math" w:hAnsi="Cambria Math"/>
                        </w:rPr>
                        <m:t>x</m:t>
                      </w:ins>
                    </m:r>
                    <m:r>
                      <w:ins w:id="112" w:author="ian joughin" w:date="2020-06-24T13:09:00Z">
                        <m:rPr>
                          <m:sty m:val="p"/>
                        </m:rPr>
                        <w:rPr>
                          <w:rFonts w:ascii="Cambria Math" w:hAnsi="Cambria Math"/>
                        </w:rPr>
                        <m:t>,</m:t>
                      </w:ins>
                    </m:r>
                    <m:r>
                      <w:ins w:id="113" w:author="ian joughin" w:date="2020-06-24T13:09:00Z">
                        <w:rPr>
                          <w:rFonts w:ascii="Cambria Math" w:hAnsi="Cambria Math"/>
                        </w:rPr>
                        <m:t>i</m:t>
                      </w:ins>
                    </m:r>
                  </m:sub>
                  <m:sup>
                    <m:r>
                      <w:ins w:id="114" w:author="ian joughin" w:date="2020-06-24T13:09:00Z">
                        <m:rPr>
                          <m:sty m:val="p"/>
                        </m:rPr>
                        <w:rPr>
                          <w:rFonts w:ascii="Cambria Math" w:hAnsi="Cambria Math"/>
                        </w:rPr>
                        <m:t>4</m:t>
                      </w:ins>
                    </m:r>
                  </m:sup>
                </m:sSubSup>
              </m:den>
            </m:f>
          </m:e>
        </m:nary>
        <m:sSubSup>
          <m:sSubSupPr>
            <m:ctrlPr>
              <w:ins w:id="115" w:author="ian joughin" w:date="2020-06-24T13:09:00Z">
                <w:rPr>
                  <w:rFonts w:ascii="Cambria Math" w:hAnsi="Cambria Math"/>
                </w:rPr>
              </w:ins>
            </m:ctrlPr>
          </m:sSubSupPr>
          <m:e>
            <m:r>
              <w:ins w:id="116" w:author="ian joughin" w:date="2020-06-24T13:09:00Z">
                <m:rPr>
                  <m:sty m:val="p"/>
                </m:rPr>
                <w:rPr>
                  <w:rFonts w:ascii="Cambria Math" w:hAnsi="Cambria Math"/>
                </w:rPr>
                <m:t>σ</m:t>
              </w:ins>
            </m:r>
          </m:e>
          <m:sub>
            <m:r>
              <w:ins w:id="117" w:author="ian joughin" w:date="2020-06-24T13:09:00Z">
                <w:rPr>
                  <w:rFonts w:ascii="Cambria Math" w:hAnsi="Cambria Math"/>
                </w:rPr>
                <m:t>x</m:t>
              </w:ins>
            </m:r>
            <m:r>
              <w:ins w:id="118" w:author="ian joughin" w:date="2020-06-24T13:09:00Z">
                <m:rPr>
                  <m:sty m:val="p"/>
                </m:rPr>
                <w:rPr>
                  <w:rFonts w:ascii="Cambria Math" w:hAnsi="Cambria Math"/>
                </w:rPr>
                <m:t>,</m:t>
              </w:ins>
            </m:r>
            <m:r>
              <w:ins w:id="119" w:author="ian joughin" w:date="2020-06-24T13:09:00Z">
                <w:rPr>
                  <w:rFonts w:ascii="Cambria Math" w:hAnsi="Cambria Math"/>
                </w:rPr>
                <m:t>i</m:t>
              </w:ins>
            </m:r>
          </m:sub>
          <m:sup>
            <m:r>
              <w:ins w:id="120" w:author="ian joughin" w:date="2020-06-24T13:09:00Z">
                <m:rPr>
                  <m:sty m:val="p"/>
                </m:rPr>
                <w:rPr>
                  <w:rFonts w:ascii="Cambria Math" w:hAnsi="Cambria Math"/>
                </w:rPr>
                <m:t>2</m:t>
              </w:ins>
            </m:r>
          </m:sup>
        </m:sSubSup>
      </m:oMath>
      <w:ins w:id="121" w:author="ian joughin" w:date="2020-06-24T13:14:00Z">
        <w:r w:rsidR="00DE23B0">
          <w:t xml:space="preserve"> </w:t>
        </w:r>
      </w:ins>
      <w:ins w:id="122" w:author="ian joughin" w:date="2020-06-24T13:08:00Z">
        <w:r w:rsidR="00DE23B0">
          <w:t>=</w:t>
        </w:r>
      </w:ins>
      <m:oMath>
        <m:sSup>
          <m:sSupPr>
            <m:ctrlPr>
              <w:rPr>
                <w:rFonts w:ascii="Cambria Math" w:hAnsi="Cambria Math"/>
              </w:rPr>
            </m:ctrlPr>
          </m:sSupPr>
          <m:e>
            <m:r>
              <w:rPr>
                <w:rFonts w:ascii="Cambria Math" w:hAnsi="Cambria Math"/>
              </w:rPr>
              <m:t xml:space="preserve"> </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e>
                </m:nary>
              </m:e>
            </m:d>
          </m:e>
          <m:sup>
            <m:r>
              <m:rPr>
                <m:sty m:val="p"/>
              </m:rPr>
              <w:rPr>
                <w:rFonts w:ascii="Cambria Math" w:hAnsi="Cambria Math"/>
              </w:rPr>
              <m:t>-2</m:t>
            </m:r>
          </m:sup>
        </m:sSup>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f>
              <m:fPr>
                <m:ctrlPr>
                  <w:rPr>
                    <w:rFonts w:ascii="Cambria Math" w:hAnsi="Cambria Math"/>
                  </w:rPr>
                </m:ctrlPr>
              </m:fPr>
              <m:num>
                <m:sSup>
                  <m:sSupPr>
                    <m:ctrlPr>
                      <w:ins w:id="123" w:author="ian joughin" w:date="2020-06-24T13:08:00Z">
                        <w:rPr>
                          <w:rFonts w:ascii="Cambria Math" w:hAnsi="Cambria Math"/>
                        </w:rPr>
                      </w:ins>
                    </m:ctrlPr>
                  </m:sSupPr>
                  <m:e>
                    <m:sSub>
                      <m:sSubPr>
                        <m:ctrlPr>
                          <w:ins w:id="124" w:author="ian joughin" w:date="2020-06-24T13:08:00Z">
                            <w:rPr>
                              <w:rFonts w:ascii="Cambria Math" w:hAnsi="Cambria Math"/>
                            </w:rPr>
                          </w:ins>
                        </m:ctrlPr>
                      </m:sSubPr>
                      <m:e>
                        <m:r>
                          <w:ins w:id="125" w:author="ian joughin" w:date="2020-06-24T13:08:00Z">
                            <w:rPr>
                              <w:rFonts w:ascii="Cambria Math" w:hAnsi="Cambria Math"/>
                            </w:rPr>
                            <m:t>f</m:t>
                          </w:ins>
                        </m:r>
                      </m:e>
                      <m:sub>
                        <m:r>
                          <w:ins w:id="126" w:author="ian joughin" w:date="2020-06-24T13:08:00Z">
                            <w:rPr>
                              <w:rFonts w:ascii="Cambria Math" w:hAnsi="Cambria Math"/>
                            </w:rPr>
                            <m:t>i</m:t>
                          </w:ins>
                        </m:r>
                      </m:sub>
                    </m:sSub>
                  </m:e>
                  <m:sup>
                    <m:r>
                      <w:ins w:id="127" w:author="ian joughin" w:date="2020-06-24T13:08:00Z">
                        <w:rPr>
                          <w:rFonts w:ascii="Cambria Math" w:hAnsi="Cambria Math"/>
                        </w:rPr>
                        <m:t>2</m:t>
                      </w:ins>
                    </m:r>
                  </m:sup>
                </m:sSup>
                <m:sSub>
                  <m:sSubPr>
                    <m:ctrlPr>
                      <w:del w:id="128" w:author="ian joughin" w:date="2020-06-24T13:08:00Z">
                        <w:rPr>
                          <w:rFonts w:ascii="Cambria Math" w:hAnsi="Cambria Math"/>
                        </w:rPr>
                      </w:del>
                    </m:ctrlPr>
                  </m:sSubPr>
                  <m:e>
                    <m:r>
                      <w:del w:id="129" w:author="ian joughin" w:date="2020-06-24T13:08:00Z">
                        <w:rPr>
                          <w:rFonts w:ascii="Cambria Math" w:hAnsi="Cambria Math"/>
                        </w:rPr>
                        <m:t>f</m:t>
                      </w:del>
                    </m:r>
                  </m:e>
                  <m:sub>
                    <m:r>
                      <w:del w:id="130" w:author="ian joughin" w:date="2020-06-24T13:08:00Z">
                        <w:rPr>
                          <w:rFonts w:ascii="Cambria Math" w:hAnsi="Cambria Math"/>
                        </w:rPr>
                        <m:t>i</m:t>
                      </w:del>
                    </m:r>
                  </m:sub>
                </m:sSub>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e>
        </m:nary>
      </m:oMath>
      <w:r w:rsidR="001F7D87">
        <w:t>.</w:t>
      </w:r>
      <w:bookmarkEnd w:id="62"/>
    </w:p>
    <w:p w14:paraId="28601665" w14:textId="77777777" w:rsidR="001F7D87" w:rsidRDefault="001F7D87" w:rsidP="001F7D87">
      <w:pPr>
        <w:pStyle w:val="NormalNoIndent"/>
      </w:pPr>
      <w:r>
        <w:lastRenderedPageBreak/>
        <w:t xml:space="preserve">As a result, error estimates are cumulated by summing </w:t>
      </w:r>
      <m:oMath>
        <m:f>
          <m:fPr>
            <m:ctrlPr>
              <w:rPr>
                <w:rFonts w:ascii="Cambria Math" w:hAnsi="Cambria Math"/>
              </w:rPr>
            </m:ctrlPr>
          </m:fPr>
          <m:num>
            <m:sSup>
              <m:sSupPr>
                <m:ctrlPr>
                  <w:ins w:id="131" w:author="ian joughin" w:date="2020-06-24T13:20:00Z">
                    <w:rPr>
                      <w:rFonts w:ascii="Cambria Math" w:hAnsi="Cambria Math"/>
                    </w:rPr>
                  </w:ins>
                </m:ctrlPr>
              </m:sSupPr>
              <m:e>
                <m:sSub>
                  <m:sSubPr>
                    <m:ctrlPr>
                      <w:ins w:id="132" w:author="ian joughin" w:date="2020-06-24T13:20:00Z">
                        <w:rPr>
                          <w:rFonts w:ascii="Cambria Math" w:hAnsi="Cambria Math"/>
                        </w:rPr>
                      </w:ins>
                    </m:ctrlPr>
                  </m:sSubPr>
                  <m:e>
                    <m:r>
                      <w:ins w:id="133" w:author="ian joughin" w:date="2020-06-24T13:20:00Z">
                        <w:rPr>
                          <w:rFonts w:ascii="Cambria Math" w:hAnsi="Cambria Math"/>
                        </w:rPr>
                        <m:t>f</m:t>
                      </w:ins>
                    </m:r>
                  </m:e>
                  <m:sub>
                    <m:r>
                      <w:ins w:id="134" w:author="ian joughin" w:date="2020-06-24T13:20:00Z">
                        <w:rPr>
                          <w:rFonts w:ascii="Cambria Math" w:hAnsi="Cambria Math"/>
                        </w:rPr>
                        <m:t>i</m:t>
                      </w:ins>
                    </m:r>
                  </m:sub>
                </m:sSub>
              </m:e>
              <m:sup>
                <m:r>
                  <w:ins w:id="135" w:author="ian joughin" w:date="2020-06-24T13:20:00Z">
                    <w:rPr>
                      <w:rFonts w:ascii="Cambria Math" w:hAnsi="Cambria Math"/>
                    </w:rPr>
                    <m:t>2</m:t>
                  </w:ins>
                </m:r>
              </m:sup>
            </m:sSup>
            <m:sSub>
              <m:sSubPr>
                <m:ctrlPr>
                  <w:del w:id="136" w:author="ian joughin" w:date="2020-06-24T13:20:00Z">
                    <w:rPr>
                      <w:rFonts w:ascii="Cambria Math" w:hAnsi="Cambria Math"/>
                    </w:rPr>
                  </w:del>
                </m:ctrlPr>
              </m:sSubPr>
              <m:e>
                <m:r>
                  <w:del w:id="137" w:author="ian joughin" w:date="2020-06-24T13:20:00Z">
                    <w:rPr>
                      <w:rFonts w:ascii="Cambria Math" w:hAnsi="Cambria Math"/>
                    </w:rPr>
                    <m:t>f</m:t>
                  </w:del>
                </m:r>
              </m:e>
              <m:sub>
                <m:r>
                  <w:del w:id="138" w:author="ian joughin" w:date="2020-06-24T13:20:00Z">
                    <w:rPr>
                      <w:rFonts w:ascii="Cambria Math" w:hAnsi="Cambria Math"/>
                    </w:rPr>
                    <m:t>i</m:t>
                  </w:del>
                </m:r>
              </m:sub>
            </m:sSub>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oMath>
      <w:r>
        <w:t xml:space="preserve"> in error buffer, and the results are normalized as indicated in Equation </w:t>
      </w:r>
      <w:r>
        <w:fldChar w:fldCharType="begin"/>
      </w:r>
      <w:r>
        <w:instrText xml:space="preserve"> REF _Ref444239496 \r \h </w:instrText>
      </w:r>
      <w:r>
        <w:fldChar w:fldCharType="separate"/>
      </w:r>
      <w:r>
        <w:t>(22)</w:t>
      </w:r>
      <w:r>
        <w:fldChar w:fldCharType="end"/>
      </w:r>
      <w:r>
        <w:t>.</w:t>
      </w:r>
    </w:p>
    <w:p w14:paraId="0947EA0D" w14:textId="77777777" w:rsidR="001F7D87" w:rsidRDefault="001F7D87" w:rsidP="001F7D87">
      <w:commentRangeStart w:id="139"/>
      <w:r>
        <w:t xml:space="preserve">The error estimates used in Equation </w:t>
      </w:r>
      <w:r>
        <w:fldChar w:fldCharType="begin"/>
      </w:r>
      <w:r>
        <w:instrText xml:space="preserve"> REF _Ref444239496 \r \h </w:instrText>
      </w:r>
      <w:r>
        <w:fldChar w:fldCharType="separate"/>
      </w:r>
      <w:r>
        <w:t>(22)</w:t>
      </w:r>
      <w:r>
        <w:fldChar w:fldCharType="end"/>
      </w:r>
      <w:r>
        <w:t xml:space="preserve"> are derived using the equations described in the NISAR Performance Tool memo.</w:t>
      </w:r>
      <w:commentRangeEnd w:id="139"/>
      <w:r w:rsidR="00CD16AE">
        <w:rPr>
          <w:rStyle w:val="CommentReference"/>
        </w:rPr>
        <w:commentReference w:id="139"/>
      </w:r>
    </w:p>
    <w:p w14:paraId="26EAA188" w14:textId="77777777" w:rsidR="001F7D87" w:rsidRDefault="001F7D87" w:rsidP="001F7D87">
      <w:pPr>
        <w:pStyle w:val="Heading3"/>
      </w:pPr>
      <w:bookmarkStart w:id="140" w:name="_Toc507746020"/>
      <w:r>
        <w:t>Feathering</w:t>
      </w:r>
      <w:bookmarkEnd w:id="140"/>
    </w:p>
    <w:p w14:paraId="1243A9B6" w14:textId="77777777" w:rsidR="001F7D87" w:rsidRDefault="001F7D87" w:rsidP="001F7D87">
      <w:r w:rsidRPr="00411941">
        <w:t>While the weighting method described above is designed to achieve a min</w:t>
      </w:r>
      <w:r w:rsidRPr="00411941">
        <w:softHyphen/>
        <w:t>imum variance estimate, it may be sub-optimal with respect to other fac</w:t>
      </w:r>
      <w:r w:rsidRPr="00411941">
        <w:softHyphen/>
        <w:t xml:space="preserve">tors. </w:t>
      </w:r>
      <w:r>
        <w:t>For example</w:t>
      </w:r>
      <w:r w:rsidRPr="00411941">
        <w:t>, a discontinuity at a data-take boundary is a non-physical result and can lead to problems when attempting model inversions. As a result, additional weighting is employed to “feather” the data and redistrib</w:t>
      </w:r>
      <w:r w:rsidRPr="00411941">
        <w:softHyphen/>
        <w:t xml:space="preserve">ute local errors over a wider range. </w:t>
      </w:r>
      <w:r>
        <w:t>This</w:t>
      </w:r>
      <w:r w:rsidRPr="00411941">
        <w:t xml:space="preserve"> additional weighting function is used to apply a linear taper from the edge of the data to some distance from the edge. </w:t>
      </w:r>
      <w:r>
        <w:t xml:space="preserve">This is accomplished by applying a distance transform that gives the distance, </w:t>
      </w:r>
      <w:r w:rsidRPr="001E5537">
        <w:rPr>
          <w:i/>
        </w:rPr>
        <w:t>d</w:t>
      </w:r>
      <w:r>
        <w:t>, at any point in the interior to the nearest point on the image edge. The feathering function is then given by</w:t>
      </w:r>
    </w:p>
    <w:p w14:paraId="48D273A6" w14:textId="77777777" w:rsidR="001F7D87" w:rsidRDefault="001F7D87" w:rsidP="001F7D87">
      <w:pPr>
        <w:pStyle w:val="Equation"/>
      </w:pPr>
      <m:oMath>
        <m:r>
          <w:rPr>
            <w:rFonts w:ascii="Cambria Math" w:hAnsi="Cambria Math"/>
          </w:rPr>
          <m:t>f</m:t>
        </m:r>
        <m:d>
          <m:dPr>
            <m:ctrlPr>
              <w:rPr>
                <w:rFonts w:ascii="Cambria Math" w:hAnsi="Cambria Math"/>
              </w:rPr>
            </m:ctrlPr>
          </m:dPr>
          <m:e>
            <m:r>
              <w:rPr>
                <w:rFonts w:ascii="Cambria Math" w:hAnsi="Cambria Math"/>
              </w:rPr>
              <m:t>d</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f</m:t>
                          </m:r>
                        </m:e>
                        <m:sub>
                          <m:r>
                            <w:rPr>
                              <w:rFonts w:ascii="Cambria Math" w:hAnsi="Cambria Math"/>
                            </w:rPr>
                            <m:t>l</m:t>
                          </m:r>
                        </m:sub>
                      </m:sSub>
                    </m:den>
                  </m:f>
                </m:e>
                <m:e>
                  <m:r>
                    <m:rPr>
                      <m:sty m:val="p"/>
                    </m:rPr>
                    <w:rPr>
                      <w:rFonts w:ascii="Cambria Math" w:hAnsi="Cambria Math"/>
                    </w:rPr>
                    <m:t>0≤</m:t>
                  </m:r>
                  <m:sSub>
                    <m:sSubPr>
                      <m:ctrlPr>
                        <w:rPr>
                          <w:rFonts w:ascii="Cambria Math" w:hAnsi="Cambria Math"/>
                        </w:rPr>
                      </m:ctrlPr>
                    </m:sSubPr>
                    <m:e>
                      <m:r>
                        <w:rPr>
                          <w:rFonts w:ascii="Cambria Math" w:hAnsi="Cambria Math"/>
                        </w:rPr>
                        <m:t>f</m:t>
                      </m:r>
                    </m:e>
                    <m:sub>
                      <m:r>
                        <w:rPr>
                          <w:rFonts w:ascii="Cambria Math" w:hAnsi="Cambria Math"/>
                        </w:rPr>
                        <m:t>l</m:t>
                      </m:r>
                    </m:sub>
                  </m:sSub>
                  <m:r>
                    <m:rPr>
                      <m:sty m:val="p"/>
                    </m:rPr>
                    <w:rPr>
                      <w:rFonts w:ascii="Cambria Math" w:hAnsi="Cambria Math"/>
                    </w:rPr>
                    <m:t>≤1</m:t>
                  </m:r>
                </m:e>
              </m:mr>
              <m:mr>
                <m:e>
                  <m:r>
                    <m:rPr>
                      <m:sty m:val="p"/>
                    </m:rPr>
                    <w:rPr>
                      <w:rFonts w:ascii="Cambria Math" w:hAnsi="Cambria Math"/>
                    </w:rPr>
                    <m:t>1</m:t>
                  </m:r>
                </m:e>
                <m:e>
                  <m:sSub>
                    <m:sSubPr>
                      <m:ctrlPr>
                        <w:rPr>
                          <w:rFonts w:ascii="Cambria Math" w:hAnsi="Cambria Math"/>
                        </w:rPr>
                      </m:ctrlPr>
                    </m:sSubPr>
                    <m:e>
                      <m:r>
                        <w:rPr>
                          <w:rFonts w:ascii="Cambria Math" w:hAnsi="Cambria Math"/>
                        </w:rPr>
                        <m:t>f</m:t>
                      </m:r>
                    </m:e>
                    <m:sub>
                      <m:r>
                        <w:rPr>
                          <w:rFonts w:ascii="Cambria Math" w:hAnsi="Cambria Math"/>
                        </w:rPr>
                        <m:t>l</m:t>
                      </m:r>
                    </m:sub>
                  </m:sSub>
                  <m:r>
                    <m:rPr>
                      <m:sty m:val="p"/>
                    </m:rPr>
                    <w:rPr>
                      <w:rFonts w:ascii="Cambria Math" w:hAnsi="Cambria Math"/>
                    </w:rPr>
                    <m:t>≥1</m:t>
                  </m:r>
                </m:e>
              </m:mr>
            </m:m>
          </m:e>
        </m:d>
        <m:r>
          <w:rPr>
            <w:rFonts w:ascii="Cambria Math" w:hAnsi="Cambria Math"/>
          </w:rPr>
          <m:t>.</m:t>
        </m:r>
      </m:oMath>
    </w:p>
    <w:p w14:paraId="4CAB7A8D" w14:textId="77777777" w:rsidR="001F7D87" w:rsidRDefault="001F7D87" w:rsidP="001F7D87">
      <w:pPr>
        <w:pStyle w:val="NormalNoIndent"/>
      </w:pPr>
      <w:r>
        <w:t xml:space="preserve">This process is similar to the feathering scheme using for the SRTM mosaicking. Note the distance transform is applied to the source data, so the feather length, </w:t>
      </w:r>
      <m:oMath>
        <m:sSub>
          <m:sSubPr>
            <m:ctrlPr>
              <w:rPr>
                <w:rFonts w:ascii="Cambria Math" w:hAnsi="Cambria Math"/>
              </w:rPr>
            </m:ctrlPr>
          </m:sSubPr>
          <m:e>
            <m:r>
              <w:rPr>
                <w:rFonts w:ascii="Cambria Math" w:hAnsi="Cambria Math"/>
              </w:rPr>
              <m:t>f</m:t>
            </m:r>
          </m:e>
          <m:sub>
            <m:r>
              <w:rPr>
                <w:rFonts w:ascii="Cambria Math" w:hAnsi="Cambria Math"/>
              </w:rPr>
              <m:t>l</m:t>
            </m:r>
          </m:sub>
        </m:sSub>
      </m:oMath>
      <w:r>
        <w:t xml:space="preserve">, is in radar coordinates. This function is applied as indicated by Equation </w:t>
      </w:r>
      <w:r>
        <w:fldChar w:fldCharType="begin"/>
      </w:r>
      <w:r>
        <w:instrText xml:space="preserve"> REF _Ref444494962 \r \h </w:instrText>
      </w:r>
      <w:r>
        <w:fldChar w:fldCharType="separate"/>
      </w:r>
      <w:r>
        <w:t>(19)</w:t>
      </w:r>
      <w:r>
        <w:fldChar w:fldCharType="end"/>
      </w:r>
      <w:r>
        <w:t>.</w:t>
      </w:r>
    </w:p>
    <w:p w14:paraId="6989457E" w14:textId="77777777" w:rsidR="001F7D87" w:rsidRDefault="001F7D87" w:rsidP="001F7D87">
      <w:r>
        <w:t>As</w:t>
      </w:r>
      <w:r w:rsidRPr="00411941">
        <w:t xml:space="preserve"> example, if the feather length is 20, then pixels on the edge are weighted by 0, pixels within 20 pixels of the edge are weighted linearly</w:t>
      </w:r>
      <w:r>
        <w:t xml:space="preserve"> with distance from edge over a range</w:t>
      </w:r>
      <w:r w:rsidRPr="00411941">
        <w:t xml:space="preserve"> from 0 to 1, and interior pixels by 1. The feathering weights are used to update the initial weights in the temporary buffers, and the results are added to the weight buffers</w:t>
      </w:r>
      <w:r>
        <w:t xml:space="preserve"> as indicated in Equation </w:t>
      </w:r>
      <w:r>
        <w:fldChar w:fldCharType="begin"/>
      </w:r>
      <w:r>
        <w:instrText xml:space="preserve"> REF _Ref444494962 \r \h </w:instrText>
      </w:r>
      <w:r>
        <w:fldChar w:fldCharType="separate"/>
      </w:r>
      <w:r>
        <w:t>(19)</w:t>
      </w:r>
      <w:r>
        <w:fldChar w:fldCharType="end"/>
      </w:r>
      <w:r w:rsidRPr="00411941">
        <w:t>.</w:t>
      </w:r>
      <w:r>
        <w:t xml:space="preserve"> </w:t>
      </w:r>
    </w:p>
    <w:p w14:paraId="523BDD8C" w14:textId="77777777" w:rsidR="001F7D87" w:rsidRDefault="001F7D87" w:rsidP="001F7D87">
      <w:pPr>
        <w:pStyle w:val="Heading3"/>
      </w:pPr>
      <w:bookmarkStart w:id="141" w:name="_Toc507746021"/>
      <w:r>
        <w:t>Final Product</w:t>
      </w:r>
      <w:bookmarkEnd w:id="141"/>
    </w:p>
    <w:p w14:paraId="5DAF177A" w14:textId="77777777" w:rsidR="001F7D87" w:rsidRPr="00214DFC" w:rsidRDefault="001F7D87" w:rsidP="001F7D87">
      <w:r>
        <w:t xml:space="preserve">At the conclusion of the mosaicking process just described, the processor outputs products with four layers: </w:t>
      </w:r>
      <m:oMath>
        <m:sSub>
          <m:sSubPr>
            <m:ctrlPr>
              <w:rPr>
                <w:rFonts w:ascii="Cambria Math" w:hAnsi="Cambria Math"/>
              </w:rPr>
            </m:ctrlPr>
          </m:sSubPr>
          <m:e>
            <m:r>
              <w:rPr>
                <w:rFonts w:ascii="Cambria Math" w:hAnsi="Cambria Math"/>
              </w:rPr>
              <m:t>v</m:t>
            </m:r>
          </m:e>
          <m:sub>
            <m:r>
              <w:rPr>
                <w:rFonts w:ascii="Cambria Math" w:hAnsi="Cambria Math"/>
              </w:rPr>
              <m:t>x</m:t>
            </m:r>
          </m:sub>
        </m:sSub>
      </m:oMath>
      <w:r>
        <w:t xml:space="preserve">, </w:t>
      </w:r>
      <m:oMath>
        <m:sSub>
          <m:sSubPr>
            <m:ctrlPr>
              <w:rPr>
                <w:rFonts w:ascii="Cambria Math" w:hAnsi="Cambria Math"/>
              </w:rPr>
            </m:ctrlPr>
          </m:sSubPr>
          <m:e>
            <m:r>
              <w:rPr>
                <w:rFonts w:ascii="Cambria Math" w:hAnsi="Cambria Math"/>
              </w:rPr>
              <m:t>v</m:t>
            </m:r>
          </m:e>
          <m:sub>
            <m:r>
              <w:rPr>
                <w:rFonts w:ascii="Cambria Math" w:hAnsi="Cambria Math"/>
              </w:rPr>
              <m:t>y</m:t>
            </m:r>
          </m:sub>
        </m:sSub>
      </m:oMath>
      <w:r>
        <w:t xml:space="preserve">, </w:t>
      </w:r>
      <m:oMath>
        <m:sSub>
          <m:sSubPr>
            <m:ctrlPr>
              <w:rPr>
                <w:rFonts w:ascii="Cambria Math" w:hAnsi="Cambria Math"/>
              </w:rPr>
            </m:ctrlPr>
          </m:sSubPr>
          <m:e>
            <m:r>
              <w:rPr>
                <w:rFonts w:ascii="Cambria Math" w:hAnsi="Cambria Math"/>
              </w:rPr>
              <m:t>σ</m:t>
            </m:r>
          </m:e>
          <m:sub>
            <m:r>
              <w:rPr>
                <w:rFonts w:ascii="Cambria Math" w:hAnsi="Cambria Math"/>
              </w:rPr>
              <m:t>x</m:t>
            </m:r>
          </m:sub>
        </m:sSub>
      </m:oMath>
      <w:r>
        <w:t xml:space="preserve">, </w:t>
      </w:r>
      <m:oMath>
        <m:sSub>
          <m:sSubPr>
            <m:ctrlPr>
              <w:rPr>
                <w:rFonts w:ascii="Cambria Math" w:hAnsi="Cambria Math"/>
              </w:rPr>
            </m:ctrlPr>
          </m:sSubPr>
          <m:e>
            <m:r>
              <w:rPr>
                <w:rFonts w:ascii="Cambria Math" w:hAnsi="Cambria Math"/>
              </w:rPr>
              <m:t>σ</m:t>
            </m:r>
          </m:e>
          <m:sub>
            <m:r>
              <w:rPr>
                <w:rFonts w:ascii="Cambria Math" w:hAnsi="Cambria Math"/>
              </w:rPr>
              <m:t>y</m:t>
            </m:r>
          </m:sub>
        </m:sSub>
      </m:oMath>
      <w:r>
        <w:t>. All units are in m/yr. In addition, the processor produces a meta data record, which includes information such projection, resolution, areal extent, date stamp etc.</w:t>
      </w:r>
    </w:p>
    <w:p w14:paraId="2124986F" w14:textId="77777777" w:rsidR="001F7D87" w:rsidRDefault="001F7D87" w:rsidP="001F7D87">
      <w:pPr>
        <w:pStyle w:val="Heading2"/>
      </w:pPr>
      <w:bookmarkStart w:id="142" w:name="_Toc507746022"/>
      <w:r>
        <w:t>Calibration</w:t>
      </w:r>
      <w:bookmarkEnd w:id="142"/>
    </w:p>
    <w:p w14:paraId="13F8B07F" w14:textId="77777777" w:rsidR="001F7D87" w:rsidRPr="00FF370B" w:rsidRDefault="001F7D87" w:rsidP="001F7D87">
      <w:r>
        <w:t xml:space="preserve">In the above description, the calibration terms (e.g., </w:t>
      </w:r>
      <m:oMath>
        <m:sSub>
          <m:sSubPr>
            <m:ctrlPr>
              <w:rPr>
                <w:rFonts w:ascii="Cambria Math" w:hAnsi="Cambria Math"/>
              </w:rPr>
            </m:ctrlPr>
          </m:sSubPr>
          <m:e>
            <m:r>
              <w:rPr>
                <w:rFonts w:ascii="Cambria Math" w:hAnsi="Cambria Math"/>
              </w:rPr>
              <m:t>f</m:t>
            </m:r>
          </m:e>
          <m:sub>
            <m:r>
              <w:rPr>
                <w:rFonts w:ascii="Cambria Math" w:hAnsi="Cambria Math"/>
              </w:rPr>
              <m:t>ϕ</m:t>
            </m:r>
          </m:sub>
        </m:sSub>
        <m:d>
          <m:dPr>
            <m:ctrlPr>
              <w:rPr>
                <w:rFonts w:ascii="Cambria Math" w:hAnsi="Cambria Math"/>
              </w:rPr>
            </m:ctrlPr>
          </m:dPr>
          <m:e>
            <m:sSub>
              <m:sSubPr>
                <m:ctrlPr>
                  <w:rPr>
                    <w:rFonts w:ascii="Cambria Math" w:hAnsi="Cambria Math"/>
                    <w:b/>
                  </w:rPr>
                </m:ctrlPr>
              </m:sSubPr>
              <m:e>
                <m:r>
                  <m:rPr>
                    <m:sty m:val="bi"/>
                  </m:rPr>
                  <w:rPr>
                    <w:rFonts w:ascii="Cambria Math" w:hAnsi="Cambria Math"/>
                  </w:rPr>
                  <m:t>o</m:t>
                </m:r>
              </m:e>
              <m:sub>
                <m:r>
                  <m:rPr>
                    <m:sty m:val="b"/>
                  </m:rPr>
                  <w:rPr>
                    <w:rFonts w:ascii="Cambria Math" w:hAnsi="Cambria Math"/>
                  </w:rPr>
                  <m:t>1</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o</m:t>
                </m:r>
              </m:e>
              <m:sub>
                <m:r>
                  <m:rPr>
                    <m:sty m:val="b"/>
                  </m:rPr>
                  <w:rPr>
                    <w:rFonts w:ascii="Cambria Math" w:hAnsi="Cambria Math"/>
                  </w:rPr>
                  <m:t>2</m:t>
                </m:r>
              </m:sub>
            </m:sSub>
            <m:r>
              <m:rPr>
                <m:sty m:val="b"/>
              </m:rPr>
              <w:rPr>
                <w:rFonts w:ascii="Cambria Math" w:hAnsi="Cambria Math"/>
              </w:rPr>
              <m:t>,</m:t>
            </m:r>
            <m:r>
              <w:rPr>
                <w:rFonts w:ascii="Cambria Math" w:hAnsi="Cambria Math"/>
              </w:rPr>
              <m:t>z</m:t>
            </m:r>
          </m:e>
        </m:d>
      </m:oMath>
      <w:r>
        <w:t xml:space="preserve">) are not explicitly stated to keep the focus on the L3 processing. These functions are well known and have routinely been applied to interferometric and speckle-tracked data for more than two-decades </w:t>
      </w:r>
      <w:r>
        <w:rPr>
          <w:rFonts w:cs="Cambria"/>
        </w:rPr>
        <w:fldChar w:fldCharType="begin"/>
      </w:r>
      <w:r w:rsidR="003F4381">
        <w:rPr>
          <w:rFonts w:cs="Cambria"/>
        </w:rPr>
        <w:instrText xml:space="preserve"> ADDIN PAPERS2_CITATIONS &lt;citation&gt;&lt;uuid&gt;86CCC468-C9DF-4860-BCE5-7ACED0CA137B&lt;/uuid&gt;&lt;priority&gt;18&lt;/priority&gt;&lt;publications&gt;&lt;publication&gt;&lt;volume&gt;42&lt;/volume&gt;&lt;publication_date&gt;99199600001200000000200000&lt;/publication_date&gt;&lt;number&gt;142&lt;/number&gt;&lt;startpage&gt;564&lt;/startpage&gt;&lt;title&gt;Estimation of ice-sheet motion using satellite radar interferometry: Method and error analysis with application to Humboldt Glacier, Greenland&lt;/title&gt;&lt;uuid&gt;0F58C413-332E-4DAF-B9CB-65C2CF363614&lt;/uuid&gt;&lt;subtype&gt;400&lt;/subtype&gt;&lt;endpage&gt;575&lt;/endpage&gt;&lt;type&gt;400&lt;/type&gt;&lt;citekey&gt;Joughin:1996p1289&lt;/citekey&gt;&lt;url&gt;http://gateway.webofknowledge.com/gateway/Gateway.cgi?GWVersion=2&amp;amp;SrcAuth=mekentosj&amp;amp;SrcApp=Papers&amp;amp;DestLinkType=FullRecord&amp;amp;DestApp=WOS&amp;amp;KeyUT=A1996WE62400017&lt;/url&gt;&lt;bundle&gt;&lt;publication&gt;&lt;publisher&gt;International Glaciological Society&lt;/publisher&gt;&lt;title&gt;Journal Of Glaciology&lt;/title&gt;&lt;type&gt;-100&lt;/type&gt;&lt;subtype&gt;-100&lt;/subtype&gt;&lt;uuid&gt;15F728EC-1865-41CF-9ABE-50D6E76E1111&lt;/uuid&gt;&lt;/publication&gt;&lt;/bundle&gt;&lt;authors&gt;&lt;author&gt;&lt;firstName&gt;I&lt;/firstName&gt;&lt;lastName&gt;Joughin&lt;/lastName&gt;&lt;/author&gt;&lt;author&gt;&lt;firstName&gt;R&lt;/firstName&gt;&lt;lastName&gt;Kwok&lt;/lastName&gt;&lt;/author&gt;&lt;author&gt;&lt;firstName&gt;M&lt;/firstName&gt;&lt;lastName&gt;Fahnestock&lt;/lastName&gt;&lt;/author&gt;&lt;/authors&gt;&lt;/publication&gt;&lt;/publications&gt;&lt;cites&gt;&lt;/cites&gt;&lt;/citation&gt;</w:instrText>
      </w:r>
      <w:r>
        <w:rPr>
          <w:rFonts w:cs="Cambria"/>
        </w:rPr>
        <w:fldChar w:fldCharType="separate"/>
      </w:r>
      <w:r>
        <w:rPr>
          <w:rFonts w:cs="Cambria"/>
        </w:rPr>
        <w:t>[</w:t>
      </w:r>
      <w:r>
        <w:rPr>
          <w:rFonts w:cs="Cambria"/>
          <w:i/>
          <w:iCs/>
        </w:rPr>
        <w:t>Joughin et al.</w:t>
      </w:r>
      <w:r>
        <w:rPr>
          <w:rFonts w:cs="Cambria"/>
        </w:rPr>
        <w:t>, 1996]</w:t>
      </w:r>
      <w:r>
        <w:rPr>
          <w:rFonts w:cs="Cambria"/>
        </w:rPr>
        <w:fldChar w:fldCharType="end"/>
      </w:r>
      <w:r>
        <w:t xml:space="preserve">. With many past sensors, the poor state vector accuracy meant that baseline parameters had to be computed using </w:t>
      </w:r>
      <w:r>
        <w:lastRenderedPageBreak/>
        <w:t xml:space="preserve">control points with known elevation and velocity. For some sensors state vectors are now accurate enough (e.g., Sentinel 1A/B) that the baseline parameters can be determined directly from the orbit reconstruction data </w:t>
      </w:r>
      <w:r>
        <w:rPr>
          <w:rFonts w:cs="Cambria"/>
        </w:rPr>
        <w:fldChar w:fldCharType="begin"/>
      </w:r>
      <w:r w:rsidR="003F4381">
        <w:rPr>
          <w:rFonts w:cs="Cambria"/>
        </w:rPr>
        <w:instrText xml:space="preserve"> ADDIN PAPERS2_CITATIONS &lt;citation&gt;&lt;uuid&gt;1EE3DC17-D751-45C2-A1E2-0E9823AD8873&lt;/uuid&gt;&lt;priority&gt;19&lt;/priority&gt;&lt;publications&gt;&lt;publication&gt;&lt;uuid&gt;3FBAF863-C808-413B-8495-A549501715BD&lt;/uuid&gt;&lt;volume&gt;7&lt;/volume&gt;&lt;doi&gt;10.3390/rs70709371&lt;/doi&gt;&lt;startpage&gt;9371&lt;/startpage&gt;&lt;publication_date&gt;99201507221200000000222000&lt;/publication_date&gt;&lt;url&gt;http://www.mdpi.com/2072-4292/7/7/9371/htm&lt;/url&gt;&lt;type&gt;400&lt;/type&gt;&lt;title&gt;The Sentinel-1 Mission: New Opportunities for Ice Sheet Observations&lt;/title&gt;&lt;publisher&gt;Multidisciplinary Digital Publishing Institute&lt;/publisher&gt;&lt;number&gt;7&lt;/number&gt;&lt;subtype&gt;400&lt;/subtype&gt;&lt;endpage&gt;9389&lt;/endpage&gt;&lt;bundle&gt;&lt;publication&gt;&lt;publisher&gt;Multidisciplinary Digital Publishing Institute&lt;/publisher&gt;&lt;title&gt;Remote Sensing&lt;/title&gt;&lt;type&gt;-100&lt;/type&gt;&lt;subtype&gt;-100&lt;/subtype&gt;&lt;uuid&gt;2EDD92FB-D479-4699-819A-532FC0CED78B&lt;/uuid&gt;&lt;/publication&gt;&lt;/bundle&gt;&lt;authors&gt;&lt;author&gt;&lt;firstName&gt;Thomas&lt;/firstName&gt;&lt;lastName&gt;Nagler&lt;/lastName&gt;&lt;/author&gt;&lt;author&gt;&lt;firstName&gt;Helmut&lt;/firstName&gt;&lt;lastName&gt;Rott&lt;/lastName&gt;&lt;/author&gt;&lt;author&gt;&lt;firstName&gt;Markus&lt;/firstName&gt;&lt;lastName&gt;Hetzenecker&lt;/lastName&gt;&lt;/author&gt;&lt;author&gt;&lt;firstName&gt;Jan&lt;/firstName&gt;&lt;lastName&gt;Wuite&lt;/lastName&gt;&lt;/author&gt;&lt;author&gt;&lt;firstName&gt;Pierre&lt;/firstName&gt;&lt;lastName&gt;Potin&lt;/lastName&gt;&lt;/author&gt;&lt;/authors&gt;&lt;/publication&gt;&lt;/publications&gt;&lt;cites&gt;&lt;/cites&gt;&lt;/citation&gt;</w:instrText>
      </w:r>
      <w:r>
        <w:rPr>
          <w:rFonts w:cs="Cambria"/>
        </w:rPr>
        <w:fldChar w:fldCharType="separate"/>
      </w:r>
      <w:r>
        <w:rPr>
          <w:rFonts w:cs="Cambria"/>
        </w:rPr>
        <w:t>[</w:t>
      </w:r>
      <w:r>
        <w:rPr>
          <w:rFonts w:cs="Cambria"/>
          <w:i/>
          <w:iCs/>
        </w:rPr>
        <w:t>Nagler et al.</w:t>
      </w:r>
      <w:r>
        <w:rPr>
          <w:rFonts w:cs="Cambria"/>
        </w:rPr>
        <w:t>, 2015]</w:t>
      </w:r>
      <w:r>
        <w:rPr>
          <w:rFonts w:cs="Cambria"/>
        </w:rPr>
        <w:fldChar w:fldCharType="end"/>
      </w:r>
      <w:r>
        <w:rPr>
          <w:rFonts w:cs="Cambria"/>
        </w:rPr>
        <w:t>. This is the approach that will be used for NISAR, which has been validated using NISAR performance tool simulations. As noted above, Level 2 products that serve as inputs for L3 ice velocity products will need some customization of the standard production workflow to optimize the results. In developing this workflow, decisions will be made about whether it is better to apply some of these corrections as part of the L3 pre-processing rather than in L2 production. As part of this implementation effort, simulated products will be used to test and validate end-to-end (L0 through L3) production of ice velocity estimates.</w:t>
      </w:r>
    </w:p>
    <w:p w14:paraId="4697A744" w14:textId="77777777" w:rsidR="001F7D87" w:rsidRDefault="001F7D87" w:rsidP="006671BD">
      <w:pPr>
        <w:pStyle w:val="Heading1"/>
      </w:pPr>
      <w:bookmarkStart w:id="143" w:name="_Toc507746023"/>
      <w:r>
        <w:t>References</w:t>
      </w:r>
      <w:bookmarkEnd w:id="143"/>
    </w:p>
    <w:p w14:paraId="42F8BF35"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fldChar w:fldCharType="begin"/>
      </w:r>
      <w:r>
        <w:instrText xml:space="preserve"> ADDIN PAPERS2_CITATIONS &lt;papers2_bibliography/&gt;</w:instrText>
      </w:r>
      <w:r>
        <w:fldChar w:fldCharType="separate"/>
      </w:r>
      <w:r>
        <w:rPr>
          <w:rFonts w:cs="Cambria"/>
        </w:rPr>
        <w:t xml:space="preserve">Burgess, E. W., R. R. Forster, and C. F. Larsen (2013), Flow velocities of Alaskan glaciers, </w:t>
      </w:r>
      <w:r>
        <w:rPr>
          <w:rFonts w:cs="Cambria"/>
          <w:i/>
          <w:iCs/>
        </w:rPr>
        <w:t>Nature Communications</w:t>
      </w:r>
      <w:r>
        <w:rPr>
          <w:rFonts w:cs="Cambria"/>
        </w:rPr>
        <w:t xml:space="preserve">, </w:t>
      </w:r>
      <w:r>
        <w:rPr>
          <w:rFonts w:cs="Cambria"/>
          <w:i/>
          <w:iCs/>
        </w:rPr>
        <w:t>4</w:t>
      </w:r>
      <w:r>
        <w:rPr>
          <w:rFonts w:cs="Cambria"/>
        </w:rPr>
        <w:t>, doi:10.1038/ncomms3146.</w:t>
      </w:r>
    </w:p>
    <w:p w14:paraId="5BCC367C"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Gray, A. L., K. E. Mattar, P. W. Vachon, R. Bindschadler, K. C. Jezek, R. Forster, and J. P. Crawford (1998), InSAR results from the RADARSAT Antarctic Mapping Mission data: estimation of glacier motion using a simple registration procedure, vol. Geosci. and Rem. Sens. Proc., 1998, vol. 3, pp. 1638–1640, IEEE, Seattle.</w:t>
      </w:r>
    </w:p>
    <w:p w14:paraId="445311E8"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Joughin, I. (2002), Ice-sheet velocity mapping: A combined interferometric and speckle-tracking approach, </w:t>
      </w:r>
      <w:r>
        <w:rPr>
          <w:rFonts w:cs="Cambria"/>
          <w:i/>
          <w:iCs/>
        </w:rPr>
        <w:t>Ann Glaciol</w:t>
      </w:r>
      <w:r>
        <w:rPr>
          <w:rFonts w:cs="Cambria"/>
        </w:rPr>
        <w:t xml:space="preserve">, </w:t>
      </w:r>
      <w:r>
        <w:rPr>
          <w:rFonts w:cs="Cambria"/>
          <w:i/>
          <w:iCs/>
        </w:rPr>
        <w:t>34</w:t>
      </w:r>
      <w:r>
        <w:rPr>
          <w:rFonts w:cs="Cambria"/>
        </w:rPr>
        <w:t>, 195–201.</w:t>
      </w:r>
    </w:p>
    <w:p w14:paraId="41E2C979"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Joughin, I. R., R. Kwok, and M. A. Fahnestock (1998), Interferometric estimation of three-dimensional ice-flow using ascending and descending passes, </w:t>
      </w:r>
      <w:r>
        <w:rPr>
          <w:rFonts w:cs="Cambria"/>
          <w:i/>
          <w:iCs/>
        </w:rPr>
        <w:t>IEEE T Geosci Remote</w:t>
      </w:r>
      <w:r>
        <w:rPr>
          <w:rFonts w:cs="Cambria"/>
        </w:rPr>
        <w:t xml:space="preserve">, </w:t>
      </w:r>
      <w:r>
        <w:rPr>
          <w:rFonts w:cs="Cambria"/>
          <w:i/>
          <w:iCs/>
        </w:rPr>
        <w:t>36</w:t>
      </w:r>
      <w:r>
        <w:rPr>
          <w:rFonts w:cs="Cambria"/>
        </w:rPr>
        <w:t>(1), 25–37.</w:t>
      </w:r>
    </w:p>
    <w:p w14:paraId="3457F8C8"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Joughin, I., B. E. Smith, and I. Howat (2018), Greenland Ice Mapping Project: Ice Flow Velocity Variation at submonthly to decadal time scales, </w:t>
      </w:r>
      <w:r>
        <w:rPr>
          <w:rFonts w:cs="Cambria"/>
          <w:i/>
          <w:iCs/>
        </w:rPr>
        <w:t>The Cryosphere</w:t>
      </w:r>
      <w:r>
        <w:rPr>
          <w:rFonts w:cs="Cambria"/>
        </w:rPr>
        <w:t>, 1–30, doi:10.5194/tc-2018-40.</w:t>
      </w:r>
    </w:p>
    <w:p w14:paraId="2DEFD19F"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Joughin, I., B. E. Smith, I. M. Howat, T. Scambos, and T. Moon (2010), Greenland flow variability from ice-sheet-wide velocity mapping, </w:t>
      </w:r>
      <w:r>
        <w:rPr>
          <w:rFonts w:cs="Cambria"/>
          <w:i/>
          <w:iCs/>
        </w:rPr>
        <w:t>J Glaciol</w:t>
      </w:r>
      <w:r>
        <w:rPr>
          <w:rFonts w:cs="Cambria"/>
        </w:rPr>
        <w:t xml:space="preserve">, </w:t>
      </w:r>
      <w:r>
        <w:rPr>
          <w:rFonts w:cs="Cambria"/>
          <w:i/>
          <w:iCs/>
        </w:rPr>
        <w:t>56</w:t>
      </w:r>
      <w:r>
        <w:rPr>
          <w:rFonts w:cs="Cambria"/>
        </w:rPr>
        <w:t>(197), 415–430.</w:t>
      </w:r>
    </w:p>
    <w:p w14:paraId="644986BE"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Joughin, I., D. E. Shean, B. E. Smith, and P. Dutrieux (2016), Grounding line variability and subglacial lake drainage on Pine Island Glacier, Antarctica, </w:t>
      </w:r>
      <w:r>
        <w:rPr>
          <w:rFonts w:cs="Cambria"/>
          <w:i/>
          <w:iCs/>
        </w:rPr>
        <w:t>Geophys Res Lett</w:t>
      </w:r>
      <w:r>
        <w:rPr>
          <w:rFonts w:cs="Cambria"/>
        </w:rPr>
        <w:t xml:space="preserve">, </w:t>
      </w:r>
      <w:r>
        <w:rPr>
          <w:rFonts w:cs="Cambria"/>
          <w:i/>
          <w:iCs/>
        </w:rPr>
        <w:t>43</w:t>
      </w:r>
      <w:r>
        <w:rPr>
          <w:rFonts w:cs="Cambria"/>
        </w:rPr>
        <w:t>(17), 9093–9102, doi:10.1002/2016GL070259.</w:t>
      </w:r>
    </w:p>
    <w:p w14:paraId="73C319E3"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Joughin, I., R. Kwok, and M. Fahnestock (1996), Estimation of ice-sheet motion using satellite radar interferometry: Method and error analysis with application to Humboldt Glacier, Greenland, </w:t>
      </w:r>
      <w:r>
        <w:rPr>
          <w:rFonts w:cs="Cambria"/>
          <w:i/>
          <w:iCs/>
        </w:rPr>
        <w:t>J Glaciol</w:t>
      </w:r>
      <w:r>
        <w:rPr>
          <w:rFonts w:cs="Cambria"/>
        </w:rPr>
        <w:t xml:space="preserve">, </w:t>
      </w:r>
      <w:r>
        <w:rPr>
          <w:rFonts w:cs="Cambria"/>
          <w:i/>
          <w:iCs/>
        </w:rPr>
        <w:t>42</w:t>
      </w:r>
      <w:r>
        <w:rPr>
          <w:rFonts w:cs="Cambria"/>
        </w:rPr>
        <w:t>(142), 564–575.</w:t>
      </w:r>
    </w:p>
    <w:p w14:paraId="1EC504C4"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lastRenderedPageBreak/>
        <w:t xml:space="preserve">Michel, R., and E. Rignot (1999), Flow of Glaciar Moreno, Argentina, from repeat-pass Shuttle Imaging Radar images: Comparison of the phase correlation method with radar interferometry, </w:t>
      </w:r>
      <w:r>
        <w:rPr>
          <w:rFonts w:cs="Cambria"/>
          <w:i/>
          <w:iCs/>
        </w:rPr>
        <w:t>J Glaciol</w:t>
      </w:r>
      <w:r>
        <w:rPr>
          <w:rFonts w:cs="Cambria"/>
        </w:rPr>
        <w:t xml:space="preserve">, </w:t>
      </w:r>
      <w:r>
        <w:rPr>
          <w:rFonts w:cs="Cambria"/>
          <w:i/>
          <w:iCs/>
        </w:rPr>
        <w:t>45</w:t>
      </w:r>
      <w:r>
        <w:rPr>
          <w:rFonts w:cs="Cambria"/>
        </w:rPr>
        <w:t>(149), 93–100.</w:t>
      </w:r>
    </w:p>
    <w:p w14:paraId="07548AE1"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Mohr, J., N. Reeh, and S. Madsen (1998), Three-dimensional glacial flow and surface elevation measured with radar interferometry, </w:t>
      </w:r>
      <w:r>
        <w:rPr>
          <w:rFonts w:cs="Cambria"/>
          <w:i/>
          <w:iCs/>
        </w:rPr>
        <w:t>Nature</w:t>
      </w:r>
      <w:r>
        <w:rPr>
          <w:rFonts w:cs="Cambria"/>
        </w:rPr>
        <w:t xml:space="preserve">, </w:t>
      </w:r>
      <w:r>
        <w:rPr>
          <w:rFonts w:cs="Cambria"/>
          <w:i/>
          <w:iCs/>
        </w:rPr>
        <w:t>391</w:t>
      </w:r>
      <w:r>
        <w:rPr>
          <w:rFonts w:cs="Cambria"/>
        </w:rPr>
        <w:t>(6664), 273–276.</w:t>
      </w:r>
    </w:p>
    <w:p w14:paraId="51608BA4"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Mouginot, J., E. Rignot, B. Scheuchl, and R. Millan (2017), Comprehensive snnual ice sheet velocity mapping using Landsat-8, Sentinel-1, and RADARSAT-2 data, </w:t>
      </w:r>
      <w:r>
        <w:rPr>
          <w:rFonts w:cs="Cambria"/>
          <w:i/>
          <w:iCs/>
        </w:rPr>
        <w:t>Remote Sensing 2017, Vol. 9, Page 364</w:t>
      </w:r>
      <w:r>
        <w:rPr>
          <w:rFonts w:cs="Cambria"/>
        </w:rPr>
        <w:t xml:space="preserve">, </w:t>
      </w:r>
      <w:r>
        <w:rPr>
          <w:rFonts w:cs="Cambria"/>
          <w:i/>
          <w:iCs/>
        </w:rPr>
        <w:t>9</w:t>
      </w:r>
      <w:r>
        <w:rPr>
          <w:rFonts w:cs="Cambria"/>
        </w:rPr>
        <w:t>(4), 364, doi:10.3390/rs9040364.</w:t>
      </w:r>
    </w:p>
    <w:p w14:paraId="7FD9EB5D"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Nagler, T., H. Rott, M. Hetzenecker, J. Wuite, and P. Potin (2015), The Sentinel-1 Mission: New Opportunities for Ice Sheet Observations, </w:t>
      </w:r>
      <w:r>
        <w:rPr>
          <w:rFonts w:cs="Cambria"/>
          <w:i/>
          <w:iCs/>
        </w:rPr>
        <w:t>Remote Sensing 2017, Vol. 9, Page 364</w:t>
      </w:r>
      <w:r>
        <w:rPr>
          <w:rFonts w:cs="Cambria"/>
        </w:rPr>
        <w:t xml:space="preserve">, </w:t>
      </w:r>
      <w:r>
        <w:rPr>
          <w:rFonts w:cs="Cambria"/>
          <w:i/>
          <w:iCs/>
        </w:rPr>
        <w:t>7</w:t>
      </w:r>
      <w:r>
        <w:rPr>
          <w:rFonts w:cs="Cambria"/>
        </w:rPr>
        <w:t>(7), 9371–9389, doi:10.3390/rs70709371.</w:t>
      </w:r>
    </w:p>
    <w:p w14:paraId="6627585A"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Rignot, E., J. Mouginot, and B. Scheuchl (2011a), Antarctic grounding line mapping from differential satellite radar interferometry, </w:t>
      </w:r>
      <w:r>
        <w:rPr>
          <w:rFonts w:cs="Cambria"/>
          <w:i/>
          <w:iCs/>
        </w:rPr>
        <w:t>Geophys Res Lett</w:t>
      </w:r>
      <w:r>
        <w:rPr>
          <w:rFonts w:cs="Cambria"/>
        </w:rPr>
        <w:t xml:space="preserve">, </w:t>
      </w:r>
      <w:r>
        <w:rPr>
          <w:rFonts w:cs="Cambria"/>
          <w:i/>
          <w:iCs/>
        </w:rPr>
        <w:t>38</w:t>
      </w:r>
      <w:r>
        <w:rPr>
          <w:rFonts w:cs="Cambria"/>
        </w:rPr>
        <w:t>(10), n/a–n/a, doi:10.1029/2011GL047109.</w:t>
      </w:r>
    </w:p>
    <w:p w14:paraId="0E75616B"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Rignot, E., J. Mouginot, and B. Scheuchl (2011b), Ice Flow of the Antarctic Ice Sheet, </w:t>
      </w:r>
      <w:r>
        <w:rPr>
          <w:rFonts w:cs="Cambria"/>
          <w:i/>
          <w:iCs/>
        </w:rPr>
        <w:t>Science</w:t>
      </w:r>
      <w:r>
        <w:rPr>
          <w:rFonts w:cs="Cambria"/>
        </w:rPr>
        <w:t xml:space="preserve">, </w:t>
      </w:r>
      <w:r>
        <w:rPr>
          <w:rFonts w:cs="Cambria"/>
          <w:i/>
          <w:iCs/>
        </w:rPr>
        <w:t>333</w:t>
      </w:r>
      <w:r>
        <w:rPr>
          <w:rFonts w:cs="Cambria"/>
        </w:rPr>
        <w:t>(6048), 1427–1430, doi:10.1126/science.1208336.</w:t>
      </w:r>
    </w:p>
    <w:p w14:paraId="48270EDA"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Scheuchl, B., J. Mouginot, E. Rignot, M. Morlighem, and A. Khazendar (2016), Grounding line retreat of Pope, Smith, and Kohler Glaciers, West Antarctica, measured with Sentinel‐1a radar interferometry data, </w:t>
      </w:r>
      <w:r>
        <w:rPr>
          <w:rFonts w:cs="Cambria"/>
          <w:i/>
          <w:iCs/>
        </w:rPr>
        <w:t>Geophys Res Lett</w:t>
      </w:r>
      <w:r>
        <w:rPr>
          <w:rFonts w:cs="Cambria"/>
        </w:rPr>
        <w:t xml:space="preserve">, </w:t>
      </w:r>
      <w:r>
        <w:rPr>
          <w:rFonts w:cs="Cambria"/>
          <w:i/>
          <w:iCs/>
        </w:rPr>
        <w:t>43</w:t>
      </w:r>
      <w:r>
        <w:rPr>
          <w:rFonts w:cs="Cambria"/>
        </w:rPr>
        <w:t>(16), 8572–8579, doi:10.1002/2016GL069287.</w:t>
      </w:r>
    </w:p>
    <w:p w14:paraId="1D7197E4" w14:textId="77777777" w:rsidR="001F7D87" w:rsidRPr="00955B0B" w:rsidRDefault="001F7D87" w:rsidP="001F7D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pPr>
      <w:r>
        <w:fldChar w:fldCharType="end"/>
      </w:r>
    </w:p>
    <w:p w14:paraId="29DCBF60" w14:textId="77777777" w:rsidR="008401A4" w:rsidRDefault="008401A4"/>
    <w:sectPr w:rsidR="008401A4" w:rsidSect="008401A4">
      <w:pgSz w:w="12240" w:h="15840"/>
      <w:pgMar w:top="1440" w:right="1800" w:bottom="1440" w:left="180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5" w:author="ian joughin" w:date="2020-06-24T11:00:00Z" w:initials="ij">
    <w:p w14:paraId="08DAA015" w14:textId="77777777" w:rsidR="008401A4" w:rsidRDefault="008401A4">
      <w:pPr>
        <w:pStyle w:val="CommentText"/>
      </w:pPr>
      <w:r>
        <w:rPr>
          <w:rStyle w:val="CommentReference"/>
        </w:rPr>
        <w:annotationRef/>
      </w:r>
    </w:p>
  </w:comment>
  <w:comment w:id="36" w:author="ian joughin" w:date="2020-06-24T11:00:00Z" w:initials="ij">
    <w:p w14:paraId="463C0804" w14:textId="77777777" w:rsidR="008401A4" w:rsidRDefault="008401A4">
      <w:pPr>
        <w:pStyle w:val="CommentText"/>
      </w:pPr>
      <w:r>
        <w:rPr>
          <w:rStyle w:val="CommentReference"/>
        </w:rPr>
        <w:annotationRef/>
      </w:r>
    </w:p>
  </w:comment>
  <w:comment w:id="56" w:author="ian joughin" w:date="2020-06-24T11:00:00Z" w:initials="ij">
    <w:p w14:paraId="080C58C0" w14:textId="77777777" w:rsidR="008401A4" w:rsidRDefault="008401A4">
      <w:pPr>
        <w:pStyle w:val="CommentText"/>
      </w:pPr>
      <w:r>
        <w:rPr>
          <w:rStyle w:val="CommentReference"/>
        </w:rPr>
        <w:annotationRef/>
      </w:r>
      <w:r>
        <w:t>Note Figure 4: Fixed error where alpha and beta were swapped in the Figure.</w:t>
      </w:r>
    </w:p>
  </w:comment>
  <w:comment w:id="139" w:author="ian joughin" w:date="2020-06-24T13:22:00Z" w:initials="ij">
    <w:p w14:paraId="5CB56250" w14:textId="77777777" w:rsidR="00CD16AE" w:rsidRDefault="00CD16AE">
      <w:pPr>
        <w:pStyle w:val="CommentText"/>
      </w:pPr>
      <w:r>
        <w:rPr>
          <w:rStyle w:val="CommentReference"/>
        </w:rPr>
        <w:annotationRef/>
      </w:r>
      <w:r>
        <w:t xml:space="preserve">Need to confirm once we know what is being </w:t>
      </w:r>
      <w:r>
        <w:t>provided.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8DAA015" w15:done="0"/>
  <w15:commentEx w15:paraId="463C0804" w15:paraIdParent="08DAA015" w15:done="0"/>
  <w15:commentEx w15:paraId="080C58C0" w15:done="0"/>
  <w15:commentEx w15:paraId="5CB562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DB0B7" w16cex:dateUtc="2020-06-24T18:00:00Z"/>
  <w16cex:commentExtensible w16cex:durableId="229DB0BF" w16cex:dateUtc="2020-06-24T18:00:00Z"/>
  <w16cex:commentExtensible w16cex:durableId="229DB0C8" w16cex:dateUtc="2020-06-24T18:00:00Z"/>
  <w16cex:commentExtensible w16cex:durableId="229DD1F9" w16cex:dateUtc="2020-06-24T2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DAA015" w16cid:durableId="229DB0B7"/>
  <w16cid:commentId w16cid:paraId="463C0804" w16cid:durableId="229DB0BF"/>
  <w16cid:commentId w16cid:paraId="080C58C0" w16cid:durableId="229DB0C8"/>
  <w16cid:commentId w16cid:paraId="5CB56250" w16cid:durableId="229DD1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4AE2C0" w14:textId="77777777" w:rsidR="00A81922" w:rsidRDefault="00A81922">
      <w:pPr>
        <w:spacing w:after="0"/>
      </w:pPr>
      <w:r>
        <w:separator/>
      </w:r>
    </w:p>
  </w:endnote>
  <w:endnote w:type="continuationSeparator" w:id="0">
    <w:p w14:paraId="439C3467" w14:textId="77777777" w:rsidR="00A81922" w:rsidRDefault="00A8192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02D57" w14:textId="77777777" w:rsidR="008401A4" w:rsidRDefault="008401A4" w:rsidP="008401A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DC835EC" w14:textId="77777777" w:rsidR="008401A4" w:rsidRDefault="008401A4" w:rsidP="008401A4">
    <w:pPr>
      <w:pStyle w:val="Footer"/>
      <w:framePr w:wrap="around"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04C99E57" w14:textId="77777777" w:rsidR="008401A4" w:rsidRDefault="008401A4" w:rsidP="008401A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9180F" w14:textId="77777777" w:rsidR="008401A4" w:rsidRDefault="008401A4" w:rsidP="008401A4">
    <w:pPr>
      <w:pStyle w:val="Footer"/>
      <w:framePr w:wrap="around" w:vAnchor="text" w:hAnchor="margin" w:xAlign="right" w:y="1"/>
    </w:pPr>
    <w:r>
      <w:rPr>
        <w:rStyle w:val="PageNumber"/>
      </w:rPr>
      <w:fldChar w:fldCharType="begin"/>
    </w:r>
    <w:r>
      <w:rPr>
        <w:rStyle w:val="PageNumber"/>
      </w:rPr>
      <w:instrText xml:space="preserve">PAGE  </w:instrText>
    </w:r>
    <w:r>
      <w:rPr>
        <w:rStyle w:val="PageNumber"/>
      </w:rPr>
      <w:fldChar w:fldCharType="separate"/>
    </w:r>
    <w:r>
      <w:rPr>
        <w:rStyle w:val="PageNumber"/>
        <w:noProof/>
      </w:rPr>
      <w:t>13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735E3" w14:textId="77777777" w:rsidR="008401A4" w:rsidRDefault="008401A4" w:rsidP="008401A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174B1950" w14:textId="77777777" w:rsidR="008401A4" w:rsidRDefault="008401A4" w:rsidP="008401A4">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DF66CC" w14:textId="77777777" w:rsidR="00A81922" w:rsidRDefault="00A81922">
      <w:pPr>
        <w:spacing w:after="0"/>
      </w:pPr>
      <w:r>
        <w:separator/>
      </w:r>
    </w:p>
  </w:footnote>
  <w:footnote w:type="continuationSeparator" w:id="0">
    <w:p w14:paraId="062EFE33" w14:textId="77777777" w:rsidR="00A81922" w:rsidRDefault="00A8192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BFCEF7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2A8446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6EC4D6C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F83438"/>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C66410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C003F7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BB08AD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2E2C8F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4DCA09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1CA732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E70486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B07CD3"/>
    <w:multiLevelType w:val="hybridMultilevel"/>
    <w:tmpl w:val="D94E1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166730"/>
    <w:multiLevelType w:val="multilevel"/>
    <w:tmpl w:val="C9D4486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8205A07"/>
    <w:multiLevelType w:val="hybridMultilevel"/>
    <w:tmpl w:val="FC8C10FA"/>
    <w:lvl w:ilvl="0" w:tplc="B1020DC0">
      <w:start w:val="1"/>
      <w:numFmt w:val="decimal"/>
      <w:lvlText w:val="%1)"/>
      <w:lvlJc w:val="left"/>
      <w:pPr>
        <w:ind w:left="720" w:hanging="360"/>
      </w:pPr>
      <w:rPr>
        <w:rFonts w:ascii="Calibri" w:hAnsi="Calibri" w:hint="default"/>
        <w:color w:val="00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EA3763"/>
    <w:multiLevelType w:val="hybridMultilevel"/>
    <w:tmpl w:val="4A0AF7CA"/>
    <w:lvl w:ilvl="0" w:tplc="B8A2A982">
      <w:start w:val="1"/>
      <w:numFmt w:val="decimal"/>
      <w:pStyle w:val="Equation"/>
      <w:lvlText w:val="(%1)"/>
      <w:lvlJc w:val="left"/>
      <w:pPr>
        <w:ind w:left="0" w:firstLine="2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3D5B99"/>
    <w:multiLevelType w:val="multilevel"/>
    <w:tmpl w:val="419A3B8E"/>
    <w:lvl w:ilvl="0">
      <w:start w:val="1"/>
      <w:numFmt w:val="decimal"/>
      <w:lvlText w:val="Figure %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01C79CB"/>
    <w:multiLevelType w:val="hybridMultilevel"/>
    <w:tmpl w:val="419A3B8E"/>
    <w:lvl w:ilvl="0" w:tplc="B370621C">
      <w:start w:val="1"/>
      <w:numFmt w:val="decimal"/>
      <w:lvlText w:val="Figure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5976A4"/>
    <w:multiLevelType w:val="multilevel"/>
    <w:tmpl w:val="6F1E61D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81D1CC6"/>
    <w:multiLevelType w:val="multilevel"/>
    <w:tmpl w:val="83D614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7975A95"/>
    <w:multiLevelType w:val="hybridMultilevel"/>
    <w:tmpl w:val="B9BA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9C323B"/>
    <w:multiLevelType w:val="multilevel"/>
    <w:tmpl w:val="14902702"/>
    <w:lvl w:ilvl="0">
      <w:start w:val="1"/>
      <w:numFmt w:val="decimal"/>
      <w:lvlText w:val="Figure %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2323BD0"/>
    <w:multiLevelType w:val="multilevel"/>
    <w:tmpl w:val="9678239C"/>
    <w:lvl w:ilvl="0">
      <w:start w:val="1"/>
      <w:numFmt w:val="decimal"/>
      <w:lvlText w:val="(%1)"/>
      <w:lvlJc w:val="right"/>
      <w:pPr>
        <w:ind w:left="0" w:firstLine="21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2BA17C6"/>
    <w:multiLevelType w:val="hybridMultilevel"/>
    <w:tmpl w:val="840098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A66847"/>
    <w:multiLevelType w:val="hybridMultilevel"/>
    <w:tmpl w:val="60B433D0"/>
    <w:lvl w:ilvl="0" w:tplc="1C96F590">
      <w:start w:val="2"/>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1207C64"/>
    <w:multiLevelType w:val="multilevel"/>
    <w:tmpl w:val="384ABD3A"/>
    <w:lvl w:ilvl="0">
      <w:start w:val="1"/>
      <w:numFmt w:val="decimal"/>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EB17ED4"/>
    <w:multiLevelType w:val="multilevel"/>
    <w:tmpl w:val="E44E0B00"/>
    <w:lvl w:ilvl="0">
      <w:start w:val="1"/>
      <w:numFmt w:val="decimal"/>
      <w:lvlText w:val="Figure %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A2B3CE5"/>
    <w:multiLevelType w:val="multilevel"/>
    <w:tmpl w:val="6F1E61D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EC25B88"/>
    <w:multiLevelType w:val="multilevel"/>
    <w:tmpl w:val="411C48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F5B52B2"/>
    <w:multiLevelType w:val="hybridMultilevel"/>
    <w:tmpl w:val="68526C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FDF0A2E"/>
    <w:multiLevelType w:val="hybridMultilevel"/>
    <w:tmpl w:val="6A303D46"/>
    <w:lvl w:ilvl="0" w:tplc="FCFA88B6">
      <w:start w:val="1"/>
      <w:numFmt w:val="decimal"/>
      <w:lvlText w:val="%1)"/>
      <w:lvlJc w:val="left"/>
      <w:pPr>
        <w:ind w:left="720" w:hanging="360"/>
      </w:pPr>
      <w:rPr>
        <w:rFonts w:asciiTheme="minorHAnsi" w:eastAsiaTheme="minorEastAsia" w:hAnsiTheme="minorHAnsi" w:cstheme="minorBid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A83A68"/>
    <w:multiLevelType w:val="hybridMultilevel"/>
    <w:tmpl w:val="B688F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455D0A"/>
    <w:multiLevelType w:val="hybridMultilevel"/>
    <w:tmpl w:val="24483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27"/>
  </w:num>
  <w:num w:numId="4">
    <w:abstractNumId w:val="12"/>
  </w:num>
  <w:num w:numId="5">
    <w:abstractNumId w:val="30"/>
  </w:num>
  <w:num w:numId="6">
    <w:abstractNumId w:val="13"/>
  </w:num>
  <w:num w:numId="7">
    <w:abstractNumId w:val="29"/>
  </w:num>
  <w:num w:numId="8">
    <w:abstractNumId w:val="0"/>
  </w:num>
  <w:num w:numId="9">
    <w:abstractNumId w:val="1"/>
  </w:num>
  <w:num w:numId="10">
    <w:abstractNumId w:val="2"/>
  </w:num>
  <w:num w:numId="11">
    <w:abstractNumId w:val="3"/>
  </w:num>
  <w:num w:numId="12">
    <w:abstractNumId w:val="4"/>
  </w:num>
  <w:num w:numId="13">
    <w:abstractNumId w:val="9"/>
  </w:num>
  <w:num w:numId="14">
    <w:abstractNumId w:val="5"/>
  </w:num>
  <w:num w:numId="15">
    <w:abstractNumId w:val="6"/>
  </w:num>
  <w:num w:numId="16">
    <w:abstractNumId w:val="7"/>
  </w:num>
  <w:num w:numId="17">
    <w:abstractNumId w:val="8"/>
  </w:num>
  <w:num w:numId="18">
    <w:abstractNumId w:val="10"/>
  </w:num>
  <w:num w:numId="19">
    <w:abstractNumId w:val="14"/>
  </w:num>
  <w:num w:numId="20">
    <w:abstractNumId w:val="24"/>
  </w:num>
  <w:num w:numId="21">
    <w:abstractNumId w:val="21"/>
  </w:num>
  <w:num w:numId="22">
    <w:abstractNumId w:val="14"/>
    <w:lvlOverride w:ilvl="0">
      <w:startOverride w:val="1"/>
    </w:lvlOverride>
  </w:num>
  <w:num w:numId="23">
    <w:abstractNumId w:val="14"/>
    <w:lvlOverride w:ilvl="0">
      <w:startOverride w:val="1"/>
    </w:lvlOverride>
  </w:num>
  <w:num w:numId="24">
    <w:abstractNumId w:val="14"/>
    <w:lvlOverride w:ilvl="0">
      <w:startOverride w:val="1"/>
    </w:lvlOverride>
  </w:num>
  <w:num w:numId="25">
    <w:abstractNumId w:val="14"/>
    <w:lvlOverride w:ilvl="0">
      <w:startOverride w:val="1"/>
    </w:lvlOverride>
  </w:num>
  <w:num w:numId="26">
    <w:abstractNumId w:val="14"/>
    <w:lvlOverride w:ilvl="0">
      <w:startOverride w:val="1"/>
    </w:lvlOverride>
  </w:num>
  <w:num w:numId="27">
    <w:abstractNumId w:val="16"/>
  </w:num>
  <w:num w:numId="28">
    <w:abstractNumId w:val="26"/>
  </w:num>
  <w:num w:numId="29">
    <w:abstractNumId w:val="17"/>
  </w:num>
  <w:num w:numId="30">
    <w:abstractNumId w:val="20"/>
  </w:num>
  <w:num w:numId="31">
    <w:abstractNumId w:val="25"/>
  </w:num>
  <w:num w:numId="32">
    <w:abstractNumId w:val="15"/>
  </w:num>
  <w:num w:numId="33">
    <w:abstractNumId w:val="19"/>
  </w:num>
  <w:num w:numId="34">
    <w:abstractNumId w:val="31"/>
  </w:num>
  <w:num w:numId="35">
    <w:abstractNumId w:val="23"/>
  </w:num>
  <w:num w:numId="36">
    <w:abstractNumId w:val="22"/>
  </w:num>
  <w:num w:numId="37">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ian joughin">
    <w15:presenceInfo w15:providerId="Windows Live" w15:userId="828ae11ff3ef59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3"/>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D87"/>
    <w:rsid w:val="001F7D87"/>
    <w:rsid w:val="002D79C1"/>
    <w:rsid w:val="00327F7B"/>
    <w:rsid w:val="003F4381"/>
    <w:rsid w:val="0047443A"/>
    <w:rsid w:val="006671BD"/>
    <w:rsid w:val="007B6C6F"/>
    <w:rsid w:val="008401A4"/>
    <w:rsid w:val="00860B29"/>
    <w:rsid w:val="00942CCD"/>
    <w:rsid w:val="00966F8E"/>
    <w:rsid w:val="00A81922"/>
    <w:rsid w:val="00AA4A1C"/>
    <w:rsid w:val="00B729C4"/>
    <w:rsid w:val="00C53358"/>
    <w:rsid w:val="00CD16AE"/>
    <w:rsid w:val="00DE23B0"/>
    <w:rsid w:val="00E24E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56B50"/>
  <w15:chartTrackingRefBased/>
  <w15:docId w15:val="{3530E45C-F3D3-A248-82A6-FF50A287F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60B29"/>
    <w:pPr>
      <w:spacing w:after="240"/>
      <w:ind w:firstLine="720"/>
      <w:jc w:val="both"/>
    </w:pPr>
    <w:rPr>
      <w:rFonts w:ascii="Cambria" w:eastAsiaTheme="minorEastAsia" w:hAnsi="Cambria"/>
      <w:lang w:eastAsia="ja-JP"/>
    </w:rPr>
  </w:style>
  <w:style w:type="paragraph" w:styleId="Heading1">
    <w:name w:val="heading 1"/>
    <w:basedOn w:val="Normal"/>
    <w:next w:val="Normal"/>
    <w:link w:val="Heading1Char"/>
    <w:uiPriority w:val="9"/>
    <w:qFormat/>
    <w:rsid w:val="001F7D87"/>
    <w:pPr>
      <w:keepNext/>
      <w:keepLines/>
      <w:numPr>
        <w:numId w:val="4"/>
      </w:numPr>
      <w:spacing w:before="48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Normal"/>
    <w:link w:val="Heading2Char"/>
    <w:uiPriority w:val="9"/>
    <w:unhideWhenUsed/>
    <w:qFormat/>
    <w:rsid w:val="001F7D87"/>
    <w:pPr>
      <w:keepNext/>
      <w:keepLines/>
      <w:numPr>
        <w:ilvl w:val="1"/>
        <w:numId w:val="4"/>
      </w:numPr>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1F7D87"/>
    <w:pPr>
      <w:keepNext/>
      <w:keepLines/>
      <w:numPr>
        <w:ilvl w:val="2"/>
        <w:numId w:val="4"/>
      </w:numPr>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1F7D87"/>
    <w:pPr>
      <w:keepNext/>
      <w:keepLines/>
      <w:numPr>
        <w:ilvl w:val="3"/>
        <w:numId w:val="4"/>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1F7D87"/>
    <w:pPr>
      <w:keepNext/>
      <w:keepLines/>
      <w:numPr>
        <w:ilvl w:val="4"/>
        <w:numId w:val="4"/>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1F7D87"/>
    <w:pPr>
      <w:keepNext/>
      <w:keepLines/>
      <w:numPr>
        <w:ilvl w:val="5"/>
        <w:numId w:val="4"/>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1F7D87"/>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F7D87"/>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7D87"/>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7D87"/>
    <w:rPr>
      <w:rFonts w:asciiTheme="majorHAnsi" w:eastAsiaTheme="majorEastAsia" w:hAnsiTheme="majorHAnsi" w:cstheme="majorBidi"/>
      <w:b/>
      <w:bCs/>
      <w:color w:val="2D4F8E" w:themeColor="accent1" w:themeShade="B5"/>
      <w:sz w:val="32"/>
      <w:szCs w:val="32"/>
      <w:lang w:eastAsia="ja-JP"/>
    </w:rPr>
  </w:style>
  <w:style w:type="character" w:customStyle="1" w:styleId="Heading2Char">
    <w:name w:val="Heading 2 Char"/>
    <w:basedOn w:val="DefaultParagraphFont"/>
    <w:link w:val="Heading2"/>
    <w:uiPriority w:val="9"/>
    <w:rsid w:val="001F7D87"/>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1F7D87"/>
    <w:rPr>
      <w:rFonts w:asciiTheme="majorHAnsi" w:eastAsiaTheme="majorEastAsia" w:hAnsiTheme="majorHAnsi" w:cstheme="majorBidi"/>
      <w:b/>
      <w:bCs/>
      <w:color w:val="4472C4" w:themeColor="accent1"/>
      <w:lang w:eastAsia="ja-JP"/>
    </w:rPr>
  </w:style>
  <w:style w:type="character" w:customStyle="1" w:styleId="Heading4Char">
    <w:name w:val="Heading 4 Char"/>
    <w:basedOn w:val="DefaultParagraphFont"/>
    <w:link w:val="Heading4"/>
    <w:uiPriority w:val="9"/>
    <w:semiHidden/>
    <w:rsid w:val="001F7D87"/>
    <w:rPr>
      <w:rFonts w:asciiTheme="majorHAnsi" w:eastAsiaTheme="majorEastAsia" w:hAnsiTheme="majorHAnsi" w:cstheme="majorBidi"/>
      <w:b/>
      <w:bCs/>
      <w:i/>
      <w:iCs/>
      <w:color w:val="4472C4" w:themeColor="accent1"/>
      <w:lang w:eastAsia="ja-JP"/>
    </w:rPr>
  </w:style>
  <w:style w:type="character" w:customStyle="1" w:styleId="Heading5Char">
    <w:name w:val="Heading 5 Char"/>
    <w:basedOn w:val="DefaultParagraphFont"/>
    <w:link w:val="Heading5"/>
    <w:uiPriority w:val="9"/>
    <w:semiHidden/>
    <w:rsid w:val="001F7D87"/>
    <w:rPr>
      <w:rFonts w:asciiTheme="majorHAnsi" w:eastAsiaTheme="majorEastAsia" w:hAnsiTheme="majorHAnsi" w:cstheme="majorBidi"/>
      <w:color w:val="1F3763" w:themeColor="accent1" w:themeShade="7F"/>
      <w:lang w:eastAsia="ja-JP"/>
    </w:rPr>
  </w:style>
  <w:style w:type="character" w:customStyle="1" w:styleId="Heading6Char">
    <w:name w:val="Heading 6 Char"/>
    <w:basedOn w:val="DefaultParagraphFont"/>
    <w:link w:val="Heading6"/>
    <w:uiPriority w:val="9"/>
    <w:semiHidden/>
    <w:rsid w:val="001F7D87"/>
    <w:rPr>
      <w:rFonts w:asciiTheme="majorHAnsi" w:eastAsiaTheme="majorEastAsia" w:hAnsiTheme="majorHAnsi" w:cstheme="majorBidi"/>
      <w:i/>
      <w:iCs/>
      <w:color w:val="1F3763" w:themeColor="accent1" w:themeShade="7F"/>
      <w:lang w:eastAsia="ja-JP"/>
    </w:rPr>
  </w:style>
  <w:style w:type="character" w:customStyle="1" w:styleId="Heading7Char">
    <w:name w:val="Heading 7 Char"/>
    <w:basedOn w:val="DefaultParagraphFont"/>
    <w:link w:val="Heading7"/>
    <w:uiPriority w:val="9"/>
    <w:semiHidden/>
    <w:rsid w:val="001F7D87"/>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1F7D87"/>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1F7D87"/>
    <w:rPr>
      <w:rFonts w:asciiTheme="majorHAnsi" w:eastAsiaTheme="majorEastAsia" w:hAnsiTheme="majorHAnsi" w:cstheme="majorBidi"/>
      <w:i/>
      <w:iCs/>
      <w:color w:val="404040" w:themeColor="text1" w:themeTint="BF"/>
      <w:sz w:val="20"/>
      <w:szCs w:val="20"/>
      <w:lang w:eastAsia="ja-JP"/>
    </w:rPr>
  </w:style>
  <w:style w:type="paragraph" w:styleId="Title">
    <w:name w:val="Title"/>
    <w:basedOn w:val="Normal"/>
    <w:next w:val="Normal"/>
    <w:link w:val="TitleChar"/>
    <w:uiPriority w:val="10"/>
    <w:qFormat/>
    <w:rsid w:val="001F7D87"/>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1F7D87"/>
    <w:rPr>
      <w:rFonts w:asciiTheme="majorHAnsi" w:eastAsiaTheme="majorEastAsia" w:hAnsiTheme="majorHAnsi" w:cstheme="majorBidi"/>
      <w:color w:val="323E4F" w:themeColor="text2" w:themeShade="BF"/>
      <w:spacing w:val="5"/>
      <w:kern w:val="28"/>
      <w:sz w:val="52"/>
      <w:szCs w:val="52"/>
      <w:lang w:eastAsia="ja-JP"/>
    </w:rPr>
  </w:style>
  <w:style w:type="character" w:styleId="PlaceholderText">
    <w:name w:val="Placeholder Text"/>
    <w:basedOn w:val="DefaultParagraphFont"/>
    <w:uiPriority w:val="99"/>
    <w:semiHidden/>
    <w:rsid w:val="001F7D87"/>
    <w:rPr>
      <w:color w:val="808080"/>
    </w:rPr>
  </w:style>
  <w:style w:type="paragraph" w:styleId="BalloonText">
    <w:name w:val="Balloon Text"/>
    <w:basedOn w:val="Normal"/>
    <w:link w:val="BalloonTextChar"/>
    <w:uiPriority w:val="99"/>
    <w:semiHidden/>
    <w:unhideWhenUsed/>
    <w:rsid w:val="001F7D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F7D87"/>
    <w:rPr>
      <w:rFonts w:ascii="Lucida Grande" w:eastAsiaTheme="minorEastAsia" w:hAnsi="Lucida Grande" w:cs="Lucida Grande"/>
      <w:sz w:val="18"/>
      <w:szCs w:val="18"/>
      <w:lang w:eastAsia="ja-JP"/>
    </w:rPr>
  </w:style>
  <w:style w:type="character" w:styleId="Emphasis">
    <w:name w:val="Emphasis"/>
    <w:basedOn w:val="DefaultParagraphFont"/>
    <w:uiPriority w:val="20"/>
    <w:qFormat/>
    <w:rsid w:val="001F7D87"/>
    <w:rPr>
      <w:i/>
      <w:iCs/>
    </w:rPr>
  </w:style>
  <w:style w:type="paragraph" w:customStyle="1" w:styleId="Default">
    <w:name w:val="Default"/>
    <w:rsid w:val="001F7D87"/>
    <w:pPr>
      <w:widowControl w:val="0"/>
      <w:autoSpaceDE w:val="0"/>
      <w:autoSpaceDN w:val="0"/>
      <w:adjustRightInd w:val="0"/>
    </w:pPr>
    <w:rPr>
      <w:rFonts w:ascii="Arial" w:eastAsiaTheme="minorEastAsia" w:hAnsi="Arial" w:cs="Arial"/>
      <w:color w:val="000000"/>
      <w:lang w:eastAsia="ja-JP"/>
    </w:rPr>
  </w:style>
  <w:style w:type="paragraph" w:styleId="Subtitle">
    <w:name w:val="Subtitle"/>
    <w:basedOn w:val="Normal"/>
    <w:next w:val="Normal"/>
    <w:link w:val="SubtitleChar"/>
    <w:uiPriority w:val="11"/>
    <w:qFormat/>
    <w:rsid w:val="001F7D87"/>
    <w:pPr>
      <w:numPr>
        <w:ilvl w:val="1"/>
      </w:numPr>
      <w:ind w:firstLine="720"/>
    </w:pPr>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sid w:val="001F7D87"/>
    <w:rPr>
      <w:rFonts w:asciiTheme="majorHAnsi" w:eastAsiaTheme="majorEastAsia" w:hAnsiTheme="majorHAnsi" w:cstheme="majorBidi"/>
      <w:i/>
      <w:iCs/>
      <w:color w:val="4472C4" w:themeColor="accent1"/>
      <w:spacing w:val="15"/>
      <w:lang w:eastAsia="ja-JP"/>
    </w:rPr>
  </w:style>
  <w:style w:type="paragraph" w:styleId="TOC1">
    <w:name w:val="toc 1"/>
    <w:basedOn w:val="Normal"/>
    <w:next w:val="Normal"/>
    <w:autoRedefine/>
    <w:uiPriority w:val="39"/>
    <w:unhideWhenUsed/>
    <w:rsid w:val="001F7D87"/>
  </w:style>
  <w:style w:type="paragraph" w:styleId="TOC2">
    <w:name w:val="toc 2"/>
    <w:basedOn w:val="Normal"/>
    <w:next w:val="Normal"/>
    <w:autoRedefine/>
    <w:uiPriority w:val="39"/>
    <w:unhideWhenUsed/>
    <w:rsid w:val="001F7D87"/>
    <w:pPr>
      <w:ind w:left="240"/>
    </w:pPr>
  </w:style>
  <w:style w:type="paragraph" w:styleId="TOC3">
    <w:name w:val="toc 3"/>
    <w:basedOn w:val="Normal"/>
    <w:next w:val="Normal"/>
    <w:autoRedefine/>
    <w:uiPriority w:val="39"/>
    <w:unhideWhenUsed/>
    <w:rsid w:val="001F7D87"/>
    <w:pPr>
      <w:ind w:left="480"/>
    </w:pPr>
  </w:style>
  <w:style w:type="paragraph" w:styleId="TOC4">
    <w:name w:val="toc 4"/>
    <w:basedOn w:val="Normal"/>
    <w:next w:val="Normal"/>
    <w:autoRedefine/>
    <w:uiPriority w:val="39"/>
    <w:unhideWhenUsed/>
    <w:rsid w:val="001F7D87"/>
    <w:pPr>
      <w:ind w:left="720"/>
    </w:pPr>
  </w:style>
  <w:style w:type="paragraph" w:styleId="TOC5">
    <w:name w:val="toc 5"/>
    <w:basedOn w:val="Normal"/>
    <w:next w:val="Normal"/>
    <w:autoRedefine/>
    <w:uiPriority w:val="39"/>
    <w:unhideWhenUsed/>
    <w:rsid w:val="001F7D87"/>
    <w:pPr>
      <w:ind w:left="960"/>
    </w:pPr>
  </w:style>
  <w:style w:type="paragraph" w:styleId="TOC6">
    <w:name w:val="toc 6"/>
    <w:basedOn w:val="Normal"/>
    <w:next w:val="Normal"/>
    <w:autoRedefine/>
    <w:uiPriority w:val="39"/>
    <w:unhideWhenUsed/>
    <w:rsid w:val="001F7D87"/>
    <w:pPr>
      <w:ind w:left="1200"/>
    </w:pPr>
  </w:style>
  <w:style w:type="paragraph" w:styleId="TOC7">
    <w:name w:val="toc 7"/>
    <w:basedOn w:val="Normal"/>
    <w:next w:val="Normal"/>
    <w:autoRedefine/>
    <w:uiPriority w:val="39"/>
    <w:unhideWhenUsed/>
    <w:rsid w:val="001F7D87"/>
    <w:pPr>
      <w:ind w:left="1440"/>
    </w:pPr>
  </w:style>
  <w:style w:type="paragraph" w:styleId="TOC8">
    <w:name w:val="toc 8"/>
    <w:basedOn w:val="Normal"/>
    <w:next w:val="Normal"/>
    <w:autoRedefine/>
    <w:uiPriority w:val="39"/>
    <w:unhideWhenUsed/>
    <w:rsid w:val="001F7D87"/>
    <w:pPr>
      <w:ind w:left="1680"/>
    </w:pPr>
  </w:style>
  <w:style w:type="paragraph" w:styleId="TOC9">
    <w:name w:val="toc 9"/>
    <w:basedOn w:val="Normal"/>
    <w:next w:val="Normal"/>
    <w:autoRedefine/>
    <w:uiPriority w:val="39"/>
    <w:unhideWhenUsed/>
    <w:rsid w:val="001F7D87"/>
    <w:pPr>
      <w:ind w:left="1920"/>
    </w:pPr>
  </w:style>
  <w:style w:type="paragraph" w:styleId="ListParagraph">
    <w:name w:val="List Paragraph"/>
    <w:basedOn w:val="Normal"/>
    <w:uiPriority w:val="34"/>
    <w:qFormat/>
    <w:rsid w:val="001F7D87"/>
    <w:pPr>
      <w:ind w:left="720"/>
      <w:contextualSpacing/>
    </w:pPr>
  </w:style>
  <w:style w:type="paragraph" w:styleId="Footer">
    <w:name w:val="footer"/>
    <w:basedOn w:val="Normal"/>
    <w:link w:val="FooterChar"/>
    <w:uiPriority w:val="99"/>
    <w:unhideWhenUsed/>
    <w:rsid w:val="001F7D87"/>
    <w:pPr>
      <w:tabs>
        <w:tab w:val="center" w:pos="4320"/>
        <w:tab w:val="right" w:pos="8640"/>
      </w:tabs>
    </w:pPr>
  </w:style>
  <w:style w:type="character" w:customStyle="1" w:styleId="FooterChar">
    <w:name w:val="Footer Char"/>
    <w:basedOn w:val="DefaultParagraphFont"/>
    <w:link w:val="Footer"/>
    <w:uiPriority w:val="99"/>
    <w:rsid w:val="001F7D87"/>
    <w:rPr>
      <w:rFonts w:eastAsiaTheme="minorEastAsia"/>
      <w:lang w:eastAsia="ja-JP"/>
    </w:rPr>
  </w:style>
  <w:style w:type="character" w:styleId="PageNumber">
    <w:name w:val="page number"/>
    <w:basedOn w:val="DefaultParagraphFont"/>
    <w:uiPriority w:val="99"/>
    <w:semiHidden/>
    <w:unhideWhenUsed/>
    <w:rsid w:val="001F7D87"/>
  </w:style>
  <w:style w:type="paragraph" w:styleId="Header">
    <w:name w:val="header"/>
    <w:basedOn w:val="Normal"/>
    <w:link w:val="HeaderChar"/>
    <w:uiPriority w:val="99"/>
    <w:unhideWhenUsed/>
    <w:rsid w:val="001F7D87"/>
    <w:pPr>
      <w:tabs>
        <w:tab w:val="center" w:pos="4320"/>
        <w:tab w:val="right" w:pos="8640"/>
      </w:tabs>
    </w:pPr>
  </w:style>
  <w:style w:type="character" w:customStyle="1" w:styleId="HeaderChar">
    <w:name w:val="Header Char"/>
    <w:basedOn w:val="DefaultParagraphFont"/>
    <w:link w:val="Header"/>
    <w:uiPriority w:val="99"/>
    <w:rsid w:val="001F7D87"/>
    <w:rPr>
      <w:rFonts w:eastAsiaTheme="minorEastAsia"/>
      <w:lang w:eastAsia="ja-JP"/>
    </w:rPr>
  </w:style>
  <w:style w:type="paragraph" w:customStyle="1" w:styleId="BodyRS12">
    <w:name w:val="Body_RS12"/>
    <w:qFormat/>
    <w:rsid w:val="001F7D87"/>
    <w:pPr>
      <w:spacing w:line="260" w:lineRule="exact"/>
      <w:ind w:firstLine="245"/>
    </w:pPr>
    <w:rPr>
      <w:rFonts w:ascii="Times New Roman" w:eastAsia="Arial Unicode MS" w:hAnsi="Times New Roman" w:cs="Times New Roman"/>
      <w:bCs/>
      <w:szCs w:val="28"/>
    </w:rPr>
  </w:style>
  <w:style w:type="paragraph" w:customStyle="1" w:styleId="NormalNoIndent">
    <w:name w:val="NormalNoIndent"/>
    <w:basedOn w:val="Normal"/>
    <w:qFormat/>
    <w:rsid w:val="001F7D87"/>
    <w:pPr>
      <w:ind w:firstLine="0"/>
    </w:pPr>
  </w:style>
  <w:style w:type="paragraph" w:customStyle="1" w:styleId="Equation">
    <w:name w:val="Equation"/>
    <w:basedOn w:val="NormalNoIndent"/>
    <w:qFormat/>
    <w:rsid w:val="001F7D87"/>
    <w:pPr>
      <w:numPr>
        <w:numId w:val="19"/>
      </w:numPr>
      <w:jc w:val="center"/>
    </w:pPr>
  </w:style>
  <w:style w:type="paragraph" w:customStyle="1" w:styleId="FigureCaption">
    <w:name w:val="FigureCaption"/>
    <w:basedOn w:val="NormalNoIndent"/>
    <w:qFormat/>
    <w:rsid w:val="001F7D87"/>
    <w:rPr>
      <w:i/>
    </w:rPr>
  </w:style>
  <w:style w:type="table" w:styleId="TableGrid">
    <w:name w:val="Table Grid"/>
    <w:basedOn w:val="TableNormal"/>
    <w:uiPriority w:val="59"/>
    <w:rsid w:val="001F7D87"/>
    <w:rPr>
      <w:rFonts w:eastAsiaTheme="minorEastAsia"/>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NISAR">
    <w:name w:val="Body NISAR"/>
    <w:qFormat/>
    <w:rsid w:val="001F7D87"/>
    <w:pPr>
      <w:spacing w:before="80" w:after="80"/>
    </w:pPr>
    <w:rPr>
      <w:rFonts w:ascii="Times New Roman" w:eastAsia="Times New Roman" w:hAnsi="Times New Roman" w:cs="Times New Roman"/>
      <w:szCs w:val="20"/>
    </w:rPr>
  </w:style>
  <w:style w:type="character" w:styleId="CommentReference">
    <w:name w:val="annotation reference"/>
    <w:basedOn w:val="DefaultParagraphFont"/>
    <w:uiPriority w:val="99"/>
    <w:semiHidden/>
    <w:unhideWhenUsed/>
    <w:rsid w:val="001F7D87"/>
    <w:rPr>
      <w:sz w:val="18"/>
      <w:szCs w:val="18"/>
    </w:rPr>
  </w:style>
  <w:style w:type="paragraph" w:styleId="CommentText">
    <w:name w:val="annotation text"/>
    <w:basedOn w:val="Normal"/>
    <w:link w:val="CommentTextChar"/>
    <w:uiPriority w:val="99"/>
    <w:semiHidden/>
    <w:unhideWhenUsed/>
    <w:rsid w:val="001F7D87"/>
  </w:style>
  <w:style w:type="character" w:customStyle="1" w:styleId="CommentTextChar">
    <w:name w:val="Comment Text Char"/>
    <w:basedOn w:val="DefaultParagraphFont"/>
    <w:link w:val="CommentText"/>
    <w:uiPriority w:val="99"/>
    <w:semiHidden/>
    <w:rsid w:val="001F7D87"/>
    <w:rPr>
      <w:rFonts w:eastAsiaTheme="minorEastAsia"/>
      <w:lang w:eastAsia="ja-JP"/>
    </w:rPr>
  </w:style>
  <w:style w:type="paragraph" w:styleId="CommentSubject">
    <w:name w:val="annotation subject"/>
    <w:basedOn w:val="CommentText"/>
    <w:next w:val="CommentText"/>
    <w:link w:val="CommentSubjectChar"/>
    <w:uiPriority w:val="99"/>
    <w:semiHidden/>
    <w:unhideWhenUsed/>
    <w:rsid w:val="001F7D87"/>
    <w:rPr>
      <w:b/>
      <w:bCs/>
      <w:sz w:val="20"/>
      <w:szCs w:val="20"/>
    </w:rPr>
  </w:style>
  <w:style w:type="character" w:customStyle="1" w:styleId="CommentSubjectChar">
    <w:name w:val="Comment Subject Char"/>
    <w:basedOn w:val="CommentTextChar"/>
    <w:link w:val="CommentSubject"/>
    <w:uiPriority w:val="99"/>
    <w:semiHidden/>
    <w:rsid w:val="001F7D87"/>
    <w:rPr>
      <w:rFonts w:eastAsiaTheme="minorEastAsia"/>
      <w:b/>
      <w:bCs/>
      <w:sz w:val="20"/>
      <w:szCs w:val="20"/>
      <w:lang w:eastAsia="ja-JP"/>
    </w:rPr>
  </w:style>
  <w:style w:type="paragraph" w:styleId="TOCHeading">
    <w:name w:val="TOC Heading"/>
    <w:basedOn w:val="Heading1"/>
    <w:next w:val="Normal"/>
    <w:uiPriority w:val="39"/>
    <w:unhideWhenUsed/>
    <w:qFormat/>
    <w:rsid w:val="001F7D87"/>
    <w:pPr>
      <w:numPr>
        <w:numId w:val="0"/>
      </w:numPr>
      <w:spacing w:after="0" w:line="276" w:lineRule="auto"/>
      <w:jc w:val="left"/>
      <w:outlineLvl w:val="9"/>
    </w:pPr>
    <w:rPr>
      <w:color w:val="2F5496" w:themeColor="accent1" w:themeShade="BF"/>
      <w:sz w:val="28"/>
      <w:szCs w:val="28"/>
      <w:lang w:eastAsia="en-US"/>
    </w:rPr>
  </w:style>
  <w:style w:type="character" w:styleId="Hyperlink">
    <w:name w:val="Hyperlink"/>
    <w:basedOn w:val="DefaultParagraphFont"/>
    <w:uiPriority w:val="99"/>
    <w:unhideWhenUsed/>
    <w:rsid w:val="001F7D87"/>
    <w:rPr>
      <w:color w:val="0563C1" w:themeColor="hyperlink"/>
      <w:u w:val="single"/>
    </w:rPr>
  </w:style>
  <w:style w:type="character" w:customStyle="1" w:styleId="article-headermeta-info-data">
    <w:name w:val="article-header__meta-info-data"/>
    <w:basedOn w:val="DefaultParagraphFont"/>
    <w:rsid w:val="001F7D87"/>
  </w:style>
  <w:style w:type="character" w:customStyle="1" w:styleId="author">
    <w:name w:val="author"/>
    <w:basedOn w:val="DefaultParagraphFont"/>
    <w:rsid w:val="001F7D87"/>
  </w:style>
  <w:style w:type="character" w:customStyle="1" w:styleId="pubyear">
    <w:name w:val="pubyear"/>
    <w:basedOn w:val="DefaultParagraphFont"/>
    <w:rsid w:val="001F7D87"/>
  </w:style>
  <w:style w:type="character" w:customStyle="1" w:styleId="articletitle">
    <w:name w:val="articletitle"/>
    <w:basedOn w:val="DefaultParagraphFont"/>
    <w:rsid w:val="001F7D87"/>
  </w:style>
  <w:style w:type="character" w:customStyle="1" w:styleId="journaltitle">
    <w:name w:val="journaltitle"/>
    <w:basedOn w:val="DefaultParagraphFont"/>
    <w:rsid w:val="001F7D87"/>
  </w:style>
  <w:style w:type="character" w:customStyle="1" w:styleId="vol">
    <w:name w:val="vol"/>
    <w:basedOn w:val="DefaultParagraphFont"/>
    <w:rsid w:val="001F7D87"/>
  </w:style>
  <w:style w:type="character" w:customStyle="1" w:styleId="pagefirst">
    <w:name w:val="pagefirst"/>
    <w:basedOn w:val="DefaultParagraphFont"/>
    <w:rsid w:val="001F7D87"/>
  </w:style>
  <w:style w:type="character" w:customStyle="1" w:styleId="pagelast">
    <w:name w:val="pagelast"/>
    <w:basedOn w:val="DefaultParagraphFont"/>
    <w:rsid w:val="001F7D87"/>
  </w:style>
  <w:style w:type="paragraph" w:styleId="Revision">
    <w:name w:val="Revision"/>
    <w:hidden/>
    <w:uiPriority w:val="99"/>
    <w:semiHidden/>
    <w:rsid w:val="001F7D87"/>
    <w:rPr>
      <w:rFonts w:eastAsiaTheme="minorEastAsia"/>
      <w:lang w:eastAsia="ja-JP"/>
    </w:rPr>
  </w:style>
  <w:style w:type="character" w:styleId="UnresolvedMention">
    <w:name w:val="Unresolved Mention"/>
    <w:basedOn w:val="DefaultParagraphFont"/>
    <w:uiPriority w:val="99"/>
    <w:unhideWhenUsed/>
    <w:rsid w:val="001F7D8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4.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footer" Target="footer3.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comments" Target="comment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98F532-2B6F-DC41-B38D-2084B7BD0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24</Pages>
  <Words>11268</Words>
  <Characters>64231</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joughin</dc:creator>
  <cp:keywords/>
  <dc:description/>
  <cp:lastModifiedBy>ian joughin</cp:lastModifiedBy>
  <cp:revision>8</cp:revision>
  <dcterms:created xsi:type="dcterms:W3CDTF">2018-03-02T17:21:00Z</dcterms:created>
  <dcterms:modified xsi:type="dcterms:W3CDTF">2020-06-24T20:22:00Z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id="http://www.zotero.org/styles/american-geophysical-union"/&gt;&lt;hasBiblio/&gt;&lt;format class="21"/&gt;&lt;count citations="20" publications="15"/&gt;&lt;/info&gt;PAPERS2_INFO_END</vt:lpwstr>
  </property>
</Properties>
</file>